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body>
    <w:p w:rsidRPr="00557C3A" w:rsidR="00424DC2" w:rsidP="00424DC2" w:rsidRDefault="00424DC2" w14:paraId="4E9BE499" w14:textId="11776ACE">
      <w:pPr>
        <w:rPr>
          <w:sz w:val="44"/>
          <w:szCs w:val="44"/>
        </w:rPr>
      </w:pPr>
      <w:r>
        <w:rPr>
          <w:sz w:val="44"/>
          <w:szCs w:val="44"/>
        </w:rPr>
        <w:t>Ontwerprapport</w:t>
      </w:r>
    </w:p>
    <w:p w:rsidRPr="00557C3A" w:rsidR="00424DC2" w:rsidP="00424DC2" w:rsidRDefault="00424DC2" w14:paraId="4D9D9F04" w14:textId="77777777">
      <w:pPr>
        <w:rPr>
          <w:sz w:val="44"/>
          <w:szCs w:val="44"/>
        </w:rPr>
      </w:pPr>
      <w:r w:rsidRPr="00557C3A">
        <w:rPr>
          <w:sz w:val="44"/>
          <w:szCs w:val="44"/>
        </w:rPr>
        <w:t>Atum3D printen</w:t>
      </w:r>
    </w:p>
    <w:p w:rsidRPr="00557C3A" w:rsidR="00424DC2" w:rsidP="00424DC2" w:rsidRDefault="00424DC2" w14:paraId="32EA49B3" w14:textId="77777777">
      <w:pPr>
        <w:rPr>
          <w:sz w:val="24"/>
          <w:szCs w:val="24"/>
        </w:rPr>
      </w:pPr>
      <w:r w:rsidRPr="00557C3A">
        <w:rPr>
          <w:sz w:val="24"/>
          <w:szCs w:val="24"/>
        </w:rPr>
        <w:t>Namen:</w:t>
      </w:r>
      <w:r w:rsidRPr="00557C3A">
        <w:rPr>
          <w:sz w:val="24"/>
          <w:szCs w:val="24"/>
        </w:rPr>
        <w:br/>
      </w:r>
      <w:r w:rsidRPr="00557C3A">
        <w:rPr>
          <w:sz w:val="24"/>
          <w:szCs w:val="24"/>
        </w:rPr>
        <w:t>Nick van Slooten</w:t>
      </w:r>
      <w:r w:rsidRPr="00557C3A">
        <w:rPr>
          <w:sz w:val="24"/>
          <w:szCs w:val="24"/>
        </w:rPr>
        <w:tab/>
      </w:r>
      <w:r w:rsidRPr="00557C3A">
        <w:rPr>
          <w:sz w:val="24"/>
          <w:szCs w:val="24"/>
        </w:rPr>
        <w:tab/>
      </w:r>
      <w:r w:rsidRPr="00557C3A">
        <w:rPr>
          <w:sz w:val="24"/>
          <w:szCs w:val="24"/>
        </w:rPr>
        <w:t>21043639</w:t>
      </w:r>
      <w:r w:rsidRPr="00557C3A">
        <w:rPr>
          <w:sz w:val="24"/>
          <w:szCs w:val="24"/>
        </w:rPr>
        <w:br/>
      </w:r>
      <w:proofErr w:type="spellStart"/>
      <w:r w:rsidRPr="00557C3A">
        <w:rPr>
          <w:sz w:val="24"/>
          <w:szCs w:val="24"/>
        </w:rPr>
        <w:t>Hamsa</w:t>
      </w:r>
      <w:proofErr w:type="spellEnd"/>
      <w:r w:rsidRPr="00557C3A">
        <w:rPr>
          <w:sz w:val="24"/>
          <w:szCs w:val="24"/>
        </w:rPr>
        <w:t xml:space="preserve"> </w:t>
      </w:r>
      <w:proofErr w:type="spellStart"/>
      <w:r w:rsidRPr="00557C3A">
        <w:rPr>
          <w:sz w:val="24"/>
          <w:szCs w:val="24"/>
        </w:rPr>
        <w:t>Abou</w:t>
      </w:r>
      <w:proofErr w:type="spellEnd"/>
      <w:r w:rsidRPr="00557C3A">
        <w:rPr>
          <w:sz w:val="24"/>
          <w:szCs w:val="24"/>
        </w:rPr>
        <w:t xml:space="preserve"> </w:t>
      </w:r>
      <w:proofErr w:type="spellStart"/>
      <w:r w:rsidRPr="00557C3A">
        <w:rPr>
          <w:sz w:val="24"/>
          <w:szCs w:val="24"/>
        </w:rPr>
        <w:t>Ammar</w:t>
      </w:r>
      <w:proofErr w:type="spellEnd"/>
      <w:r w:rsidRPr="00557C3A">
        <w:rPr>
          <w:sz w:val="24"/>
          <w:szCs w:val="24"/>
        </w:rPr>
        <w:tab/>
      </w:r>
      <w:r w:rsidRPr="00557C3A">
        <w:rPr>
          <w:sz w:val="24"/>
          <w:szCs w:val="24"/>
        </w:rPr>
        <w:t>22075119</w:t>
      </w:r>
      <w:r w:rsidRPr="00557C3A">
        <w:rPr>
          <w:sz w:val="24"/>
          <w:szCs w:val="24"/>
        </w:rPr>
        <w:br/>
      </w:r>
      <w:r w:rsidRPr="00557C3A">
        <w:rPr>
          <w:sz w:val="24"/>
          <w:szCs w:val="24"/>
        </w:rPr>
        <w:t xml:space="preserve">Martijn Gorissen </w:t>
      </w:r>
      <w:r w:rsidRPr="00557C3A">
        <w:rPr>
          <w:sz w:val="24"/>
          <w:szCs w:val="24"/>
        </w:rPr>
        <w:tab/>
      </w:r>
      <w:r w:rsidRPr="00557C3A">
        <w:rPr>
          <w:sz w:val="24"/>
          <w:szCs w:val="24"/>
        </w:rPr>
        <w:tab/>
      </w:r>
      <w:r w:rsidRPr="00557C3A">
        <w:rPr>
          <w:sz w:val="24"/>
          <w:szCs w:val="24"/>
        </w:rPr>
        <w:t>19099371</w:t>
      </w:r>
    </w:p>
    <w:p w:rsidRPr="00557C3A" w:rsidR="00424DC2" w:rsidP="00424DC2" w:rsidRDefault="00424DC2" w14:paraId="611A2B6C" w14:textId="77777777">
      <w:pPr>
        <w:rPr>
          <w:sz w:val="24"/>
          <w:szCs w:val="24"/>
        </w:rPr>
      </w:pPr>
      <w:r w:rsidRPr="7D23B1A2">
        <w:rPr>
          <w:sz w:val="24"/>
          <w:szCs w:val="24"/>
        </w:rPr>
        <w:t xml:space="preserve">Projectbegeleider: </w:t>
      </w:r>
      <w:r>
        <w:tab/>
      </w:r>
      <w:r>
        <w:tab/>
      </w:r>
      <w:r w:rsidRPr="7D23B1A2">
        <w:rPr>
          <w:sz w:val="24"/>
          <w:szCs w:val="24"/>
        </w:rPr>
        <w:t>Marinus Maris</w:t>
      </w:r>
      <w:r>
        <w:br/>
      </w:r>
      <w:r w:rsidRPr="7D23B1A2">
        <w:rPr>
          <w:sz w:val="24"/>
          <w:szCs w:val="24"/>
        </w:rPr>
        <w:t xml:space="preserve">Opdrachtgever: </w:t>
      </w:r>
      <w:r>
        <w:tab/>
      </w:r>
      <w:r>
        <w:tab/>
      </w:r>
      <w:proofErr w:type="spellStart"/>
      <w:r w:rsidRPr="7D23B1A2">
        <w:rPr>
          <w:sz w:val="24"/>
          <w:szCs w:val="24"/>
        </w:rPr>
        <w:t>Tristam</w:t>
      </w:r>
      <w:proofErr w:type="spellEnd"/>
      <w:r w:rsidRPr="7D23B1A2">
        <w:rPr>
          <w:sz w:val="24"/>
          <w:szCs w:val="24"/>
        </w:rPr>
        <w:t xml:space="preserve"> Budel</w:t>
      </w:r>
      <w:r>
        <w:br/>
      </w:r>
      <w:r w:rsidRPr="7D23B1A2">
        <w:rPr>
          <w:sz w:val="24"/>
          <w:szCs w:val="24"/>
        </w:rPr>
        <w:t xml:space="preserve">Projectleiders: </w:t>
      </w:r>
      <w:r>
        <w:tab/>
      </w:r>
      <w:r>
        <w:tab/>
      </w:r>
      <w:r>
        <w:rPr>
          <w:sz w:val="24"/>
          <w:szCs w:val="24"/>
        </w:rPr>
        <w:t>Marijke Menting</w:t>
      </w:r>
      <w:r>
        <w:br/>
      </w:r>
      <w:r>
        <w:tab/>
      </w:r>
      <w:r>
        <w:tab/>
      </w:r>
      <w:r>
        <w:tab/>
      </w:r>
      <w:r>
        <w:tab/>
      </w:r>
      <w:proofErr w:type="spellStart"/>
      <w:r w:rsidRPr="7D23B1A2">
        <w:rPr>
          <w:sz w:val="24"/>
          <w:szCs w:val="24"/>
        </w:rPr>
        <w:t>Jitse</w:t>
      </w:r>
      <w:proofErr w:type="spellEnd"/>
      <w:r w:rsidRPr="7D23B1A2">
        <w:rPr>
          <w:sz w:val="24"/>
          <w:szCs w:val="24"/>
        </w:rPr>
        <w:t xml:space="preserve"> de Vries</w:t>
      </w:r>
    </w:p>
    <w:p w:rsidRPr="00557C3A" w:rsidR="00424DC2" w:rsidP="00424DC2" w:rsidRDefault="00424DC2" w14:paraId="3A3EFF44" w14:textId="77777777">
      <w:pPr>
        <w:rPr>
          <w:sz w:val="24"/>
          <w:szCs w:val="24"/>
        </w:rPr>
      </w:pPr>
      <w:r w:rsidRPr="7DF054F2" w:rsidR="00424DC2">
        <w:rPr>
          <w:sz w:val="24"/>
          <w:szCs w:val="24"/>
        </w:rPr>
        <w:t xml:space="preserve">Darum: </w:t>
      </w:r>
      <w:r w:rsidRPr="7DF054F2" w:rsidR="00424DC2">
        <w:rPr>
          <w:sz w:val="24"/>
          <w:szCs w:val="24"/>
        </w:rPr>
        <w:t>31 oktober</w:t>
      </w:r>
      <w:r w:rsidRPr="7DF054F2" w:rsidR="00424DC2">
        <w:rPr>
          <w:sz w:val="24"/>
          <w:szCs w:val="24"/>
        </w:rPr>
        <w:t xml:space="preserve"> 2025</w:t>
      </w:r>
      <w:r>
        <w:br/>
      </w:r>
      <w:r w:rsidRPr="7DF054F2" w:rsidR="00424DC2">
        <w:rPr>
          <w:sz w:val="24"/>
          <w:szCs w:val="24"/>
        </w:rPr>
        <w:t xml:space="preserve">Versie: </w:t>
      </w:r>
      <w:r w:rsidRPr="7DF054F2" w:rsidR="00424DC2">
        <w:rPr>
          <w:sz w:val="24"/>
          <w:szCs w:val="24"/>
        </w:rPr>
        <w:t>1</w:t>
      </w:r>
      <w:r w:rsidRPr="7DF054F2" w:rsidR="00424DC2">
        <w:rPr>
          <w:sz w:val="24"/>
          <w:szCs w:val="24"/>
        </w:rPr>
        <w:t xml:space="preserve">.0 </w:t>
      </w:r>
    </w:p>
    <w:p w:rsidR="7DF054F2" w:rsidRDefault="7DF054F2" w14:paraId="36C52274" w14:textId="258210B9">
      <w:r>
        <w:br w:type="page"/>
      </w:r>
    </w:p>
    <w:p w:rsidR="7DF054F2" w:rsidP="7DF054F2" w:rsidRDefault="7DF054F2" w14:paraId="1982AC04" w14:textId="15650D88">
      <w:pPr>
        <w:pStyle w:val="Normal"/>
        <w:rPr>
          <w:sz w:val="24"/>
          <w:szCs w:val="24"/>
        </w:rPr>
      </w:pPr>
    </w:p>
    <w:sdt>
      <w:sdtPr>
        <w:id w:val="44119838"/>
        <w:docPartObj>
          <w:docPartGallery w:val="Table of Contents"/>
          <w:docPartUnique/>
        </w:docPartObj>
      </w:sdtPr>
      <w:sdtContent>
        <w:p w:rsidR="24B360B7" w:rsidP="7DF054F2" w:rsidRDefault="006B25C3" w14:paraId="72BF311B" w14:noSpellErr="1" w14:textId="4515E160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515294985">
            <w:r w:rsidRPr="7DF054F2" w:rsidR="7DF054F2">
              <w:rPr>
                <w:rStyle w:val="Hyperlink"/>
              </w:rPr>
              <w:t>1. Inleiding</w:t>
            </w:r>
            <w:r>
              <w:tab/>
            </w:r>
            <w:r>
              <w:fldChar w:fldCharType="begin"/>
            </w:r>
            <w:r>
              <w:instrText xml:space="preserve">PAGEREF _Toc515294985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006B25C3" w:rsidP="7DF054F2" w:rsidRDefault="4512109E" w14:paraId="1F9E5CED" w14:noSpellErr="1" w14:textId="3F15885C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1515682867">
            <w:r w:rsidRPr="7DF054F2" w:rsidR="7DF054F2">
              <w:rPr>
                <w:rStyle w:val="Hyperlink"/>
              </w:rPr>
              <w:t>2. C4 model</w:t>
            </w:r>
            <w:r>
              <w:tab/>
            </w:r>
            <w:r>
              <w:fldChar w:fldCharType="begin"/>
            </w:r>
            <w:r>
              <w:instrText xml:space="preserve">PAGEREF _Toc1515682867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006B25C3" w:rsidP="7DF054F2" w:rsidRDefault="4512109E" w14:paraId="2A2547B2" w14:noSpellErr="1" w14:textId="2218EE20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748401960">
            <w:r w:rsidRPr="7DF054F2" w:rsidR="7DF054F2">
              <w:rPr>
                <w:rStyle w:val="Hyperlink"/>
              </w:rPr>
              <w:t>2.1 C1 Systeem context diagram</w:t>
            </w:r>
            <w:r>
              <w:tab/>
            </w:r>
            <w:r>
              <w:fldChar w:fldCharType="begin"/>
            </w:r>
            <w:r>
              <w:instrText xml:space="preserve">PAGEREF _Toc748401960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B25C3" w:rsidP="7DF054F2" w:rsidRDefault="4512109E" w14:paraId="0288903C" w14:noSpellErr="1" w14:textId="07C91AD1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363314420">
            <w:r w:rsidRPr="7DF054F2" w:rsidR="7DF054F2">
              <w:rPr>
                <w:rStyle w:val="Hyperlink"/>
              </w:rPr>
              <w:t>2.2 C2 Container diagram</w:t>
            </w:r>
            <w:r>
              <w:tab/>
            </w:r>
            <w:r>
              <w:fldChar w:fldCharType="begin"/>
            </w:r>
            <w:r>
              <w:instrText xml:space="preserve">PAGEREF _Toc363314420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006B25C3" w:rsidP="7DF054F2" w:rsidRDefault="4512109E" w14:paraId="0E450997" w14:noSpellErr="1" w14:textId="3CB43747">
          <w:pPr>
            <w:pStyle w:val="TOC2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857243769">
            <w:r w:rsidRPr="7DF054F2" w:rsidR="7DF054F2">
              <w:rPr>
                <w:rStyle w:val="Hyperlink"/>
              </w:rPr>
              <w:t>2.3 C3 Component diagrammen</w:t>
            </w:r>
            <w:r>
              <w:tab/>
            </w:r>
            <w:r>
              <w:fldChar w:fldCharType="begin"/>
            </w:r>
            <w:r>
              <w:instrText xml:space="preserve">PAGEREF _Toc1857243769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006B25C3" w:rsidP="7DF054F2" w:rsidRDefault="4512109E" w14:paraId="00AC5788" w14:noSpellErr="1" w14:textId="1A78F0D4">
          <w:pPr>
            <w:pStyle w:val="TOC3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47888238">
            <w:r w:rsidRPr="7DF054F2" w:rsidR="7DF054F2">
              <w:rPr>
                <w:rStyle w:val="Hyperlink"/>
              </w:rPr>
              <w:t>2.3.1 C3 Backend diagram</w:t>
            </w:r>
            <w:r>
              <w:tab/>
            </w:r>
            <w:r>
              <w:fldChar w:fldCharType="begin"/>
            </w:r>
            <w:r>
              <w:instrText xml:space="preserve">PAGEREF _Toc147888238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B25C3" w:rsidP="7DF054F2" w:rsidRDefault="4512109E" w14:paraId="3E86F8E3" w14:noSpellErr="1" w14:textId="55C3ABDB">
          <w:pPr>
            <w:pStyle w:val="TOC3"/>
            <w:tabs>
              <w:tab w:val="right" w:leader="dot" w:pos="9060"/>
            </w:tabs>
            <w:rPr>
              <w:rStyle w:val="Hyperlink"/>
              <w:noProof/>
            </w:rPr>
          </w:pPr>
          <w:hyperlink w:anchor="_Toc1694720260">
            <w:r w:rsidRPr="7DF054F2" w:rsidR="7DF054F2">
              <w:rPr>
                <w:rStyle w:val="Hyperlink"/>
              </w:rPr>
              <w:t>2.3.2 C3 Meetsysteem diagram</w:t>
            </w:r>
            <w:r>
              <w:tab/>
            </w:r>
            <w:r>
              <w:fldChar w:fldCharType="begin"/>
            </w:r>
            <w:r>
              <w:instrText xml:space="preserve">PAGEREF _Toc1694720260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006B25C3" w:rsidP="7DF054F2" w:rsidRDefault="4512109E" w14:paraId="3BF4EADC" w14:noSpellErr="1" w14:textId="5B4D47D6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655296942">
            <w:r w:rsidRPr="7DF054F2" w:rsidR="7DF054F2">
              <w:rPr>
                <w:rStyle w:val="Hyperlink"/>
              </w:rPr>
              <w:t>3. Klasse diagram</w:t>
            </w:r>
            <w:r>
              <w:tab/>
            </w:r>
            <w:r>
              <w:fldChar w:fldCharType="begin"/>
            </w:r>
            <w:r>
              <w:instrText xml:space="preserve">PAGEREF _Toc655296942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006B25C3" w:rsidP="7DF054F2" w:rsidRDefault="4512109E" w14:paraId="1FD38C6C" w14:noSpellErr="1" w14:textId="30E161D3">
          <w:pPr>
            <w:pStyle w:val="TOC1"/>
            <w:tabs>
              <w:tab w:val="right" w:leader="dot" w:pos="9060"/>
            </w:tabs>
            <w:rPr>
              <w:rStyle w:val="Hyperlink"/>
              <w:noProof/>
              <w:lang w:eastAsia="nl-NL"/>
            </w:rPr>
          </w:pPr>
          <w:hyperlink w:anchor="_Toc220674296">
            <w:r w:rsidRPr="7DF054F2" w:rsidR="7DF054F2">
              <w:rPr>
                <w:rStyle w:val="Hyperlink"/>
              </w:rPr>
              <w:t>4. Front-end ontwerp (concept)</w:t>
            </w:r>
            <w:r>
              <w:tab/>
            </w:r>
            <w:r>
              <w:fldChar w:fldCharType="begin"/>
            </w:r>
            <w:r>
              <w:instrText xml:space="preserve">PAGEREF _Toc220674296 \h</w:instrText>
            </w:r>
            <w:r>
              <w:fldChar w:fldCharType="separate"/>
            </w:r>
            <w:r w:rsidRPr="7DF054F2" w:rsidR="7DF054F2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24B360B7" w:rsidP="24B360B7" w:rsidRDefault="24B360B7" w14:paraId="44FDF1CB" w14:textId="496DAC16">
      <w:pPr>
        <w:pStyle w:val="TOC1"/>
        <w:tabs>
          <w:tab w:val="right" w:leader="dot" w:pos="9060"/>
        </w:tabs>
        <w:rPr>
          <w:rStyle w:val="Hyperlink"/>
        </w:rPr>
      </w:pPr>
    </w:p>
    <w:p w:rsidR="00DA093E" w:rsidRDefault="00DA093E" w14:paraId="02BB1442" w14:textId="42237B65"/>
    <w:p w:rsidR="00DA093E" w:rsidRDefault="00DA093E" w14:paraId="2E0C6506" w14:textId="77777777">
      <w:r>
        <w:br w:type="page"/>
      </w:r>
    </w:p>
    <w:p w:rsidR="00DA093E" w:rsidP="00DA093E" w:rsidRDefault="00DA093E" w14:paraId="35C9B48E" w14:textId="5A021C33" w14:noSpellErr="1">
      <w:pPr>
        <w:pStyle w:val="Heading1"/>
      </w:pPr>
      <w:bookmarkStart w:name="_Toc515294985" w:id="1562451822"/>
      <w:r w:rsidR="00DA093E">
        <w:rPr/>
        <w:t>1. Inleiding</w:t>
      </w:r>
      <w:bookmarkEnd w:id="1562451822"/>
    </w:p>
    <w:p w:rsidR="4CF51551" w:rsidRDefault="4CF51551" w14:paraId="062F6167" w14:textId="7712789E"/>
    <w:p w:rsidR="4AD7EDFA" w:rsidP="4AD7EDFA" w:rsidRDefault="42D4DE92" w14:paraId="7979B18F" w14:textId="5A145196">
      <w:r>
        <w:t>Dit document beschrijft het ontwerp van het Printfarm Manager Systeem dat wordt ontwikkeld voor Atum3D.</w:t>
      </w:r>
    </w:p>
    <w:p w:rsidR="4AD7EDFA" w:rsidP="4CF51551" w:rsidRDefault="42D4DE92" w14:paraId="4BE0D565" w14:textId="01A0C7AC">
      <w:r>
        <w:t>Het doel van dit systeem is om het 3D-printproces met resinprinters te automatiseren, te monitoren en te beheren via een centraal dashboard.</w:t>
      </w:r>
    </w:p>
    <w:p w:rsidR="4AD7EDFA" w:rsidP="4CF51551" w:rsidRDefault="42D4DE92" w14:paraId="6DDED922" w14:textId="108E0231">
      <w:r>
        <w:t>Het systeem bestaat uit meerdere softwarelagen en componenten die samenwerken:</w:t>
      </w:r>
    </w:p>
    <w:p w:rsidR="4AD7EDFA" w:rsidP="459122C1" w:rsidRDefault="42D4DE92" w14:paraId="4B72D1CA" w14:textId="5A580645">
      <w:pPr>
        <w:pStyle w:val="ListParagraph"/>
        <w:numPr>
          <w:ilvl w:val="0"/>
          <w:numId w:val="2"/>
        </w:numPr>
      </w:pPr>
      <w:proofErr w:type="spellStart"/>
      <w:r w:rsidRPr="1D09282E">
        <w:rPr>
          <w:b/>
          <w:bCs/>
        </w:rPr>
        <w:t>Frontend</w:t>
      </w:r>
      <w:proofErr w:type="spellEnd"/>
      <w:r w:rsidRPr="7ADDAB76">
        <w:rPr>
          <w:b/>
          <w:bCs/>
        </w:rPr>
        <w:t>:</w:t>
      </w:r>
      <w:r w:rsidRPr="7ADDAB76">
        <w:rPr>
          <w:b/>
        </w:rPr>
        <w:t xml:space="preserve"> </w:t>
      </w:r>
      <w:r>
        <w:t>dient als gebruikersinterface voor operators en managers.</w:t>
      </w:r>
    </w:p>
    <w:p w:rsidR="4AD7EDFA" w:rsidP="459122C1" w:rsidRDefault="42D4DE92" w14:paraId="00150996" w14:textId="6B81FCA5">
      <w:pPr>
        <w:pStyle w:val="ListParagraph"/>
        <w:numPr>
          <w:ilvl w:val="0"/>
          <w:numId w:val="2"/>
        </w:numPr>
      </w:pPr>
      <w:r w:rsidRPr="1F8458BF">
        <w:rPr>
          <w:b/>
        </w:rPr>
        <w:t>Backend</w:t>
      </w:r>
      <w:r w:rsidRPr="7ADDAB76">
        <w:rPr>
          <w:b/>
          <w:bCs/>
        </w:rPr>
        <w:t xml:space="preserve">: </w:t>
      </w:r>
      <w:r>
        <w:t>verzorgt communicatie tussen printers, meetsystemen en het dashboard.</w:t>
      </w:r>
    </w:p>
    <w:p w:rsidR="4AD7EDFA" w:rsidP="459122C1" w:rsidRDefault="42D4DE92" w14:paraId="4442B54B" w14:textId="2AC5BD57">
      <w:pPr>
        <w:pStyle w:val="ListParagraph"/>
        <w:numPr>
          <w:ilvl w:val="0"/>
          <w:numId w:val="2"/>
        </w:numPr>
      </w:pPr>
      <w:r w:rsidRPr="42520CB2">
        <w:rPr>
          <w:b/>
        </w:rPr>
        <w:t>Embedded meetsysteem</w:t>
      </w:r>
      <w:r w:rsidRPr="7ADDAB76">
        <w:rPr>
          <w:b/>
          <w:bCs/>
        </w:rPr>
        <w:t>:</w:t>
      </w:r>
      <w:r>
        <w:t xml:space="preserve"> meet het resin-niveau via sensoren</w:t>
      </w:r>
      <w:r w:rsidR="200AD281">
        <w:t xml:space="preserve"> en stuurt</w:t>
      </w:r>
      <w:r>
        <w:t xml:space="preserve"> data door.</w:t>
      </w:r>
    </w:p>
    <w:p w:rsidR="4AD7EDFA" w:rsidP="459122C1" w:rsidRDefault="42D4DE92" w14:paraId="5DE68A59" w14:textId="1CA8850E">
      <w:pPr>
        <w:pStyle w:val="ListParagraph"/>
        <w:numPr>
          <w:ilvl w:val="0"/>
          <w:numId w:val="2"/>
        </w:numPr>
      </w:pPr>
      <w:proofErr w:type="spellStart"/>
      <w:r w:rsidRPr="7ADDAB76">
        <w:rPr>
          <w:b/>
          <w:bCs/>
        </w:rPr>
        <w:t>Opslaglaag</w:t>
      </w:r>
      <w:proofErr w:type="spellEnd"/>
      <w:r w:rsidRPr="7ADDAB76">
        <w:rPr>
          <w:b/>
          <w:bCs/>
        </w:rPr>
        <w:t>:</w:t>
      </w:r>
      <w:r>
        <w:t xml:space="preserve"> voor logbestanden en meetdata.</w:t>
      </w:r>
    </w:p>
    <w:p w:rsidR="4AD7EDFA" w:rsidP="4AD7EDFA" w:rsidRDefault="42D4DE92" w14:paraId="3DD9042A" w14:textId="67CC610E">
      <w:r>
        <w:t>Om de structuur, verantwoordelijkheden en interacties binnen het systeem duidelijk weer te geven, is gebruikgemaakt van het C4-model. Dit model biedt inzicht in het systeem op vier niveaus van abstractie: context, containers, componenten en code</w:t>
      </w:r>
      <w:r w:rsidR="33BD3D76">
        <w:t xml:space="preserve"> (klassendiagram)</w:t>
      </w:r>
      <w:r>
        <w:t>.</w:t>
      </w:r>
    </w:p>
    <w:p w:rsidR="00DA093E" w:rsidRDefault="00DA093E" w14:paraId="78DF35F0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DA093E" w:rsidP="00DA093E" w:rsidRDefault="00DA093E" w14:paraId="5B68471F" w14:textId="77777777" w14:noSpellErr="1">
      <w:pPr>
        <w:pStyle w:val="Heading1"/>
      </w:pPr>
      <w:bookmarkStart w:name="_Toc1515682867" w:id="1695875268"/>
      <w:r w:rsidR="00DA093E">
        <w:rPr/>
        <w:t>2. C4 model</w:t>
      </w:r>
      <w:bookmarkEnd w:id="1695875268"/>
    </w:p>
    <w:p w:rsidR="00A84E98" w:rsidP="00A84E98" w:rsidRDefault="00A84E98" w14:paraId="527EAB2F" w14:textId="1DD27DB2" w14:noSpellErr="1">
      <w:pPr>
        <w:pStyle w:val="Heading2"/>
      </w:pPr>
      <w:bookmarkStart w:name="_Toc748401960" w:id="1087298066"/>
      <w:r w:rsidR="00A84E98">
        <w:rPr/>
        <w:t>2.1 C1 Systeem context diagram</w:t>
      </w:r>
      <w:bookmarkEnd w:id="1087298066"/>
    </w:p>
    <w:p w:rsidRPr="00904B5D" w:rsidR="00904B5D" w:rsidP="00904B5D" w:rsidRDefault="00061DAC" w14:paraId="21A4ED76" w14:textId="0285F04F">
      <w:r>
        <w:t xml:space="preserve">Er is een ontwerp gemaakt aan de hand van een C4 model. </w:t>
      </w:r>
      <w:r w:rsidR="00663A4F">
        <w:t xml:space="preserve">Het eerste diagram is </w:t>
      </w:r>
      <w:r w:rsidR="00066933">
        <w:t xml:space="preserve">het systeem context diagram (C1). C1 </w:t>
      </w:r>
      <w:r w:rsidRPr="00345687">
        <w:t xml:space="preserve">geeft een overzicht van de positie van het systeem binnen zijn omgeving en toont </w:t>
      </w:r>
      <w:r w:rsidR="00385427">
        <w:t xml:space="preserve">de relaties met operatoren en andere externe systemen. </w:t>
      </w:r>
    </w:p>
    <w:p w:rsidR="48442854" w:rsidRDefault="48442854" w14:paraId="1BC19C9D" w14:textId="0273CD06">
      <w:r w:rsidRPr="7D05005B">
        <w:rPr>
          <w:b/>
          <w:bCs/>
        </w:rPr>
        <w:t>Operator / Manager (Actor):</w:t>
      </w:r>
    </w:p>
    <w:p w:rsidR="48442854" w:rsidP="74672E57" w:rsidRDefault="48442854" w14:paraId="5272AD23" w14:textId="71ADFD7C">
      <w:r>
        <w:t>De eindgebruiker van het systeem. De operator bedient de printers, beheert printopdrachten en monitort het productieproces via het dashboard.</w:t>
      </w:r>
    </w:p>
    <w:p w:rsidR="48442854" w:rsidP="74672E57" w:rsidRDefault="48442854" w14:paraId="7E80816E" w14:textId="63A70122">
      <w:r w:rsidRPr="21CAB4C2">
        <w:rPr>
          <w:b/>
        </w:rPr>
        <w:t>Printfarm Manager Systeem (</w:t>
      </w:r>
      <w:r w:rsidRPr="21CAB4C2">
        <w:rPr>
          <w:b/>
          <w:bCs/>
        </w:rPr>
        <w:t>Systeem</w:t>
      </w:r>
      <w:r w:rsidRPr="21CAB4C2">
        <w:rPr>
          <w:b/>
        </w:rPr>
        <w:t>):</w:t>
      </w:r>
    </w:p>
    <w:p w:rsidR="48442854" w:rsidP="74672E57" w:rsidRDefault="48442854" w14:paraId="3F99B2BF" w14:textId="53416D9D">
      <w:r>
        <w:t>Het centrale systeem dat verantwoordelijk is voor het beheren van het printerproces, het uitlezen van resinmetingen, en het communiceren met het Atum3D-systeem.</w:t>
      </w:r>
    </w:p>
    <w:p w:rsidR="48442854" w:rsidP="74672E57" w:rsidRDefault="48442854" w14:paraId="785D76F0" w14:textId="2C937689">
      <w:pPr>
        <w:rPr>
          <w:b/>
        </w:rPr>
      </w:pPr>
      <w:r w:rsidRPr="21CAB4C2">
        <w:rPr>
          <w:b/>
        </w:rPr>
        <w:t>Atum3D-systeem (Extern systeem):</w:t>
      </w:r>
    </w:p>
    <w:p w:rsidR="48442854" w:rsidP="74672E57" w:rsidRDefault="48442854" w14:paraId="6F78DD99" w14:textId="440175B6">
      <w:r>
        <w:t xml:space="preserve">Stuurt informatie naar het Printfarm Manager Systeem, zoals printerstatus, huidige </w:t>
      </w:r>
      <w:proofErr w:type="spellStart"/>
      <w:r>
        <w:t>printlaag</w:t>
      </w:r>
      <w:proofErr w:type="spellEnd"/>
      <w:r>
        <w:t xml:space="preserve"> en resin-type. Ontvangt op zijn beurt commando’s vanuit het Printfarm Manager Systeem om printeracties uit te voeren.</w:t>
      </w:r>
    </w:p>
    <w:p w:rsidR="008E4234" w:rsidP="008E4234" w:rsidRDefault="48442854" w14:paraId="30ADD541" w14:textId="77777777">
      <w:pPr>
        <w:keepNext/>
        <w:jc w:val="center"/>
      </w:pPr>
      <w:r>
        <w:rPr>
          <w:noProof/>
        </w:rPr>
        <w:drawing>
          <wp:inline distT="0" distB="0" distL="0" distR="0" wp14:anchorId="065B2AE9" wp14:editId="4FB22E61">
            <wp:extent cx="1951728" cy="4532230"/>
            <wp:effectExtent l="0" t="0" r="0" b="1905"/>
            <wp:docPr id="970627658" name="Afbeelding 1" descr="Afbeelding met tekst, schermopname, visitekaartje, ontwerp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A2A918CC-4B5E-B641-AF18-D749865F5475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27658" name="Afbeelding 1" descr="Afbeelding met tekst, schermopname, visitekaartje, ontwerp&#10;&#10;Door AI gegenereerde inhoud is mogelijk onjuist.">
                      <a:extLst>
                        <a:ext uri="{FF2B5EF4-FFF2-40B4-BE49-F238E27FC236}">
                          <a16:creationId xmlns:a16="http://schemas.microsoft.com/office/drawing/2014/main" id="{A2A918CC-4B5E-B641-AF18-D749865F5475}"/>
                        </a:ext>
                      </a:extLst>
                    </pic:cNvPr>
                    <pic:cNvPicPr>
                      <a:picLocks noGrp="1"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1728" cy="45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FE9" w:rsidP="008E4234" w:rsidRDefault="008E4234" w14:paraId="4A995A43" w14:textId="6344A404">
      <w:pPr>
        <w:pStyle w:val="Caption"/>
        <w:jc w:val="center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6B25C3">
        <w:rPr>
          <w:noProof/>
        </w:rPr>
        <w:t>1</w:t>
      </w:r>
      <w:r>
        <w:fldChar w:fldCharType="end"/>
      </w:r>
      <w:r>
        <w:t xml:space="preserve">. </w:t>
      </w:r>
      <w:r w:rsidR="00E6401A">
        <w:t xml:space="preserve">C1 </w:t>
      </w:r>
      <w:r>
        <w:t>Systeem context diagram</w:t>
      </w:r>
      <w:r w:rsidR="00E6401A">
        <w:t>:</w:t>
      </w:r>
      <w:r w:rsidR="00A422E4">
        <w:t xml:space="preserve"> </w:t>
      </w:r>
      <w:r w:rsidR="00A9767F">
        <w:t>Printfarm manager</w:t>
      </w:r>
      <w:r w:rsidR="00D2220F">
        <w:t xml:space="preserve"> </w:t>
      </w:r>
      <w:r w:rsidR="00E6401A">
        <w:t>met</w:t>
      </w:r>
      <w:r w:rsidR="00D2220F">
        <w:t xml:space="preserve"> </w:t>
      </w:r>
      <w:r w:rsidR="005D7BDB">
        <w:t>externe systemen</w:t>
      </w:r>
      <w:r w:rsidR="00E6401A">
        <w:t>/operatoren</w:t>
      </w:r>
    </w:p>
    <w:p w:rsidR="00A84E98" w:rsidP="00A84E98" w:rsidRDefault="00A84E98" w14:paraId="677495FC" w14:textId="6DE15A11" w14:noSpellErr="1">
      <w:pPr>
        <w:pStyle w:val="Heading2"/>
      </w:pPr>
      <w:bookmarkStart w:name="_Toc363314420" w:id="1203249446"/>
      <w:r w:rsidR="00A84E98">
        <w:rPr/>
        <w:t xml:space="preserve">2.2 C2 </w:t>
      </w:r>
      <w:r w:rsidR="00B83EE6">
        <w:rPr/>
        <w:t>Container diagram</w:t>
      </w:r>
      <w:bookmarkEnd w:id="1203249446"/>
    </w:p>
    <w:p w:rsidR="002A062F" w:rsidP="00B83EE6" w:rsidRDefault="00B83EE6" w14:paraId="74955344" w14:textId="77777777">
      <w:r w:rsidRPr="00A9227D">
        <w:t>C2</w:t>
      </w:r>
      <w:r w:rsidRPr="00A9227D" w:rsidR="006D1BE8">
        <w:t xml:space="preserve"> </w:t>
      </w:r>
      <w:r w:rsidR="006D1BE8">
        <w:t xml:space="preserve">laat de verschillende </w:t>
      </w:r>
      <w:r w:rsidR="004F1646">
        <w:t xml:space="preserve">containers zien </w:t>
      </w:r>
      <w:r w:rsidR="008D27D1">
        <w:t xml:space="preserve">binnen </w:t>
      </w:r>
      <w:r w:rsidR="00A9227D">
        <w:t xml:space="preserve">in </w:t>
      </w:r>
      <w:r w:rsidR="004A23DE">
        <w:t xml:space="preserve">de printfarm manager. </w:t>
      </w:r>
    </w:p>
    <w:p w:rsidR="002A062F" w:rsidP="00B83EE6" w:rsidRDefault="002A062F" w14:paraId="75538EC0" w14:textId="13CBCE89">
      <w:proofErr w:type="spellStart"/>
      <w:r w:rsidRPr="002A062F">
        <w:rPr>
          <w:b/>
          <w:bCs/>
        </w:rPr>
        <w:t>Frontend</w:t>
      </w:r>
      <w:proofErr w:type="spellEnd"/>
      <w:r>
        <w:br/>
      </w:r>
      <w:r>
        <w:t xml:space="preserve">De </w:t>
      </w:r>
      <w:proofErr w:type="spellStart"/>
      <w:r>
        <w:t>frontend</w:t>
      </w:r>
      <w:proofErr w:type="spellEnd"/>
      <w:r>
        <w:t xml:space="preserve"> bestaat uit een </w:t>
      </w:r>
      <w:proofErr w:type="spellStart"/>
      <w:r w:rsidR="00B826C8">
        <w:t>React</w:t>
      </w:r>
      <w:proofErr w:type="spellEnd"/>
      <w:r w:rsidR="00B826C8">
        <w:t xml:space="preserve"> </w:t>
      </w:r>
      <w:r w:rsidR="00ED4B14">
        <w:t xml:space="preserve">applicatie voor het runnen van het dashboard. </w:t>
      </w:r>
      <w:r w:rsidR="005B7122">
        <w:t xml:space="preserve">Op het dashboard </w:t>
      </w:r>
      <w:r w:rsidR="004347C3">
        <w:t xml:space="preserve">zijn de </w:t>
      </w:r>
      <w:r w:rsidR="00C121D5">
        <w:t>printer statussen</w:t>
      </w:r>
      <w:r w:rsidR="004347C3">
        <w:t xml:space="preserve"> </w:t>
      </w:r>
      <w:r w:rsidR="009A77D5">
        <w:t>te zien en kunnen er print</w:t>
      </w:r>
      <w:r w:rsidR="002465A0">
        <w:t xml:space="preserve">opdrachten </w:t>
      </w:r>
      <w:r w:rsidR="00C121D5">
        <w:t xml:space="preserve">verstuurd worden. </w:t>
      </w:r>
    </w:p>
    <w:p w:rsidR="00C121D5" w:rsidP="00B83EE6" w:rsidRDefault="00E43929" w14:paraId="26132D75" w14:textId="6AC6B615">
      <w:r>
        <w:rPr>
          <w:b/>
          <w:bCs/>
        </w:rPr>
        <w:t>Opslag</w:t>
      </w:r>
      <w:r>
        <w:br/>
      </w:r>
      <w:r>
        <w:t xml:space="preserve">In de opslag worden alle logbestanden opgeslagen. De </w:t>
      </w:r>
      <w:r w:rsidR="006E04E6">
        <w:t xml:space="preserve">logs kunnen via de </w:t>
      </w:r>
      <w:r w:rsidR="00807D20">
        <w:t>backend opgehaald</w:t>
      </w:r>
      <w:r w:rsidR="006E04E6">
        <w:t xml:space="preserve">. </w:t>
      </w:r>
    </w:p>
    <w:p w:rsidRPr="00E43929" w:rsidR="00C121D5" w:rsidP="00B83EE6" w:rsidRDefault="00C121D5" w14:paraId="1AD9FA7B" w14:textId="04E028EB">
      <w:r>
        <w:t>De backend en het meetsysteem worden verder toegelicht in 2.3.1 en 2.3.</w:t>
      </w:r>
      <w:r w:rsidR="00BA032A">
        <w:t>2.</w:t>
      </w:r>
    </w:p>
    <w:p w:rsidR="008E4234" w:rsidP="008E4234" w:rsidRDefault="00807D20" w14:paraId="241E8A6F" w14:textId="674FB828">
      <w:pPr>
        <w:keepNext/>
      </w:pPr>
      <w:r w:rsidRPr="00807D20">
        <w:drawing>
          <wp:inline distT="0" distB="0" distL="0" distR="0" wp14:anchorId="7858BBD5" wp14:editId="6A7870B9">
            <wp:extent cx="5760720" cy="5483860"/>
            <wp:effectExtent l="0" t="0" r="0" b="2540"/>
            <wp:docPr id="1770238418" name="Afbeelding 9" descr="Afbeelding met tekst, schermopname, Rechthoek, diagram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38418" name="Afbeelding 9" descr="Afbeelding met tekst, schermopname, Rechthoek, diagram&#10;&#10;Door AI gegenereerde inhoud is mogelijk onjuis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8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2EF6" w:rsidP="008E4234" w:rsidRDefault="008E4234" w14:paraId="7093DA94" w14:textId="28644919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6B25C3">
        <w:rPr>
          <w:noProof/>
        </w:rPr>
        <w:t>2</w:t>
      </w:r>
      <w:r>
        <w:fldChar w:fldCharType="end"/>
      </w:r>
      <w:r>
        <w:t>. C2 Container diagram</w:t>
      </w:r>
      <w:r w:rsidR="00E6401A">
        <w:t>:</w:t>
      </w:r>
      <w:r>
        <w:t xml:space="preserve"> Printfarm manager</w:t>
      </w:r>
    </w:p>
    <w:p w:rsidR="008525D5" w:rsidRDefault="00512EF6" w14:paraId="5E14C86D" w14:textId="390742B2">
      <w:r>
        <w:br w:type="page"/>
      </w:r>
    </w:p>
    <w:p w:rsidR="00512EF6" w:rsidP="008525D5" w:rsidRDefault="008525D5" w14:paraId="5458883A" w14:textId="5C689A5B" w14:noSpellErr="1">
      <w:pPr>
        <w:pStyle w:val="Heading2"/>
      </w:pPr>
      <w:bookmarkStart w:name="_Toc1857243769" w:id="1358501364"/>
      <w:r w:rsidR="008525D5">
        <w:rPr/>
        <w:t>2.3 C3 Component diagrammen</w:t>
      </w:r>
      <w:bookmarkEnd w:id="1358501364"/>
    </w:p>
    <w:p w:rsidR="00EB0945" w:rsidP="00EB0945" w:rsidRDefault="0023307C" w14:paraId="156685F2" w14:textId="54467302">
      <w:r>
        <w:t xml:space="preserve">Er is een component diagram gemaakt voor de backend en het meetsysteem. </w:t>
      </w:r>
      <w:r w:rsidR="00D40AF4">
        <w:t xml:space="preserve">Deze twee containers hebben meerdere componenten </w:t>
      </w:r>
      <w:r w:rsidR="00883DDE">
        <w:t xml:space="preserve">binnen zich. De </w:t>
      </w:r>
      <w:proofErr w:type="spellStart"/>
      <w:r w:rsidR="00883DDE">
        <w:t>frontend</w:t>
      </w:r>
      <w:proofErr w:type="spellEnd"/>
      <w:r w:rsidR="00883DDE">
        <w:t xml:space="preserve"> en opslag </w:t>
      </w:r>
      <w:r w:rsidR="00FC40CC">
        <w:t>hebben geen</w:t>
      </w:r>
      <w:r w:rsidR="005B1B40">
        <w:t xml:space="preserve"> </w:t>
      </w:r>
      <w:r w:rsidR="003D14EF">
        <w:t>extra onderdelen</w:t>
      </w:r>
      <w:r w:rsidR="006D69A5">
        <w:t xml:space="preserve">. </w:t>
      </w:r>
    </w:p>
    <w:p w:rsidR="00232A41" w:rsidP="00232A41" w:rsidRDefault="00EF2108" w14:paraId="4983E223" w14:textId="27595CC9" w14:noSpellErr="1">
      <w:pPr>
        <w:pStyle w:val="Heading3"/>
      </w:pPr>
      <w:bookmarkStart w:name="_Toc147888238" w:id="1872618095"/>
      <w:r w:rsidR="00EF2108">
        <w:rPr/>
        <w:t>2.3.1 C3 Backend diagram</w:t>
      </w:r>
      <w:bookmarkEnd w:id="1872618095"/>
    </w:p>
    <w:p w:rsidR="0023307C" w:rsidP="0023307C" w:rsidRDefault="07BFE13C" w14:paraId="7541A75E" w14:textId="7BF03A0C">
      <w:r>
        <w:t xml:space="preserve">De Backend bestaat uit drie componenten: REST API, </w:t>
      </w:r>
      <w:proofErr w:type="spellStart"/>
      <w:r>
        <w:t>WebSocket</w:t>
      </w:r>
      <w:proofErr w:type="spellEnd"/>
      <w:r>
        <w:t xml:space="preserve"> en Logger</w:t>
      </w:r>
      <w:r w:rsidR="00B70759">
        <w:t xml:space="preserve">. </w:t>
      </w:r>
    </w:p>
    <w:p w:rsidR="000134C4" w:rsidP="0023307C" w:rsidRDefault="000134C4" w14:paraId="7EFA790C" w14:textId="76CC6344">
      <w:pPr>
        <w:rPr>
          <w:b/>
        </w:rPr>
      </w:pPr>
      <w:r w:rsidRPr="5A5C2D82">
        <w:rPr>
          <w:b/>
        </w:rPr>
        <w:t>REST API</w:t>
      </w:r>
      <w:r w:rsidRPr="5A5C2D82" w:rsidR="7EA6B61D">
        <w:rPr>
          <w:b/>
          <w:bCs/>
        </w:rPr>
        <w:t>:</w:t>
      </w:r>
    </w:p>
    <w:p w:rsidR="000134C4" w:rsidP="0023307C" w:rsidRDefault="7EA6B61D" w14:paraId="0163DC37" w14:textId="2C3027CF">
      <w:r>
        <w:t xml:space="preserve">De </w:t>
      </w:r>
      <w:proofErr w:type="spellStart"/>
      <w:r>
        <w:t>frontend</w:t>
      </w:r>
      <w:proofErr w:type="spellEnd"/>
      <w:r>
        <w:t xml:space="preserve"> communiceert met de backend via een REST API. Er worden periodiek API </w:t>
      </w:r>
      <w:proofErr w:type="spellStart"/>
      <w:r>
        <w:t>request</w:t>
      </w:r>
      <w:proofErr w:type="spellEnd"/>
      <w:r>
        <w:t xml:space="preserve"> gestuurd voor het updaten van het dashboard.</w:t>
      </w:r>
    </w:p>
    <w:p w:rsidR="000134C4" w:rsidP="0023307C" w:rsidRDefault="000134C4" w14:paraId="003A1B5D" w14:textId="0D77E0CE">
      <w:pPr>
        <w:rPr>
          <w:b/>
        </w:rPr>
      </w:pPr>
      <w:proofErr w:type="spellStart"/>
      <w:r w:rsidRPr="13A0CD05">
        <w:rPr>
          <w:b/>
        </w:rPr>
        <w:t>WebSocket</w:t>
      </w:r>
      <w:proofErr w:type="spellEnd"/>
      <w:r w:rsidRPr="26553B5A" w:rsidR="026D2E2F">
        <w:rPr>
          <w:b/>
          <w:bCs/>
        </w:rPr>
        <w:t>:</w:t>
      </w:r>
    </w:p>
    <w:p w:rsidR="000134C4" w:rsidP="0023307C" w:rsidRDefault="48513F8B" w14:paraId="0F9D8DB2" w14:textId="0A57431B">
      <w:proofErr w:type="spellStart"/>
      <w:r>
        <w:t>WebSocket</w:t>
      </w:r>
      <w:proofErr w:type="spellEnd"/>
      <w:r>
        <w:t xml:space="preserve"> wordt gebruikt voor real-time communicatie tussen backend, logger, meetsysteem en Atum3D systeem. Via WebSocket wordt meetdata ontvangen van het meetsysteem en printercommando’s gestuurd naar Atum3D.</w:t>
      </w:r>
    </w:p>
    <w:p w:rsidR="000134C4" w:rsidP="0023307C" w:rsidRDefault="000134C4" w14:paraId="17AEE8C7" w14:textId="2A9F23DA">
      <w:pPr>
        <w:rPr>
          <w:b/>
        </w:rPr>
      </w:pPr>
      <w:r w:rsidRPr="209A9078">
        <w:rPr>
          <w:b/>
        </w:rPr>
        <w:t>Logger</w:t>
      </w:r>
      <w:r w:rsidRPr="2B716971" w:rsidR="2AC17142">
        <w:rPr>
          <w:b/>
          <w:bCs/>
        </w:rPr>
        <w:t>:</w:t>
      </w:r>
    </w:p>
    <w:p w:rsidRPr="0023307C" w:rsidR="00232A41" w:rsidP="0023307C" w:rsidRDefault="47CA8357" w14:paraId="23142CC7" w14:textId="2105282B">
      <w:r>
        <w:t>Logger is verantwoordelijk voor het schrijven van alle systeem- en printerevents naar de storage.</w:t>
      </w:r>
    </w:p>
    <w:p w:rsidR="00E6401A" w:rsidP="00E6401A" w:rsidRDefault="00E62162" w14:paraId="0F247868" w14:textId="43585DCF">
      <w:pPr>
        <w:keepNext/>
      </w:pPr>
      <w:r w:rsidRPr="00E62162">
        <w:drawing>
          <wp:inline distT="0" distB="0" distL="0" distR="0" wp14:anchorId="3013B959" wp14:editId="2B31F4E7">
            <wp:extent cx="5760720" cy="3785235"/>
            <wp:effectExtent l="0" t="0" r="0" b="5715"/>
            <wp:docPr id="891871755" name="Afbeelding 7" descr="Afbeelding met tekst, schermopname, diagram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71755" name="Afbeelding 7" descr="Afbeelding met tekst, schermopname, diagram, Rechthoek&#10;&#10;Door AI gegenereerde inhoud is mogelijk onjuis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2B" w:rsidP="00E6401A" w:rsidRDefault="00E6401A" w14:paraId="0B1A85F8" w14:textId="5ECEA919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6B25C3">
        <w:rPr>
          <w:noProof/>
        </w:rPr>
        <w:t>3</w:t>
      </w:r>
      <w:r>
        <w:fldChar w:fldCharType="end"/>
      </w:r>
      <w:r>
        <w:t>. C3 Component diagram: Backend</w:t>
      </w:r>
    </w:p>
    <w:p w:rsidR="007B0474" w:rsidRDefault="007B0474" w14:paraId="0D667561" w14:textId="77777777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br w:type="page"/>
      </w:r>
    </w:p>
    <w:p w:rsidR="00EC652B" w:rsidP="00EF2108" w:rsidRDefault="00EF2108" w14:paraId="6AE61F23" w14:textId="03023FB4" w14:noSpellErr="1">
      <w:pPr>
        <w:pStyle w:val="Heading3"/>
      </w:pPr>
      <w:bookmarkStart w:name="_Toc1694720260" w:id="346107453"/>
      <w:r w:rsidR="00EF2108">
        <w:rPr/>
        <w:t xml:space="preserve">2.3.2 C3 </w:t>
      </w:r>
      <w:r w:rsidR="0023307C">
        <w:rPr/>
        <w:t>Meetsysteem diagram</w:t>
      </w:r>
      <w:bookmarkEnd w:id="346107453"/>
    </w:p>
    <w:p w:rsidR="0023307C" w:rsidP="0023307C" w:rsidRDefault="006552D0" w14:paraId="5FBFA7D8" w14:textId="765A91E8">
      <w:r>
        <w:t xml:space="preserve">Het meetsysteem is </w:t>
      </w:r>
      <w:r w:rsidR="00AD1C87">
        <w:t xml:space="preserve">verantwoordelijk voor het meten van </w:t>
      </w:r>
      <w:r w:rsidR="009A116D">
        <w:t>het resinniveau.</w:t>
      </w:r>
      <w:r w:rsidR="005E24F5">
        <w:t xml:space="preserve"> Dit bestaat uit </w:t>
      </w:r>
      <w:r w:rsidR="00372570">
        <w:t>twee componenten</w:t>
      </w:r>
      <w:r w:rsidR="00B1140D">
        <w:t>.</w:t>
      </w:r>
    </w:p>
    <w:p w:rsidRPr="00B1140D" w:rsidR="00372570" w:rsidP="0023307C" w:rsidRDefault="00372570" w14:paraId="274CB527" w14:textId="1E0C5D0A">
      <w:pPr>
        <w:rPr>
          <w:b/>
          <w:bCs/>
        </w:rPr>
      </w:pPr>
      <w:r w:rsidRPr="00B1140D">
        <w:rPr>
          <w:b/>
          <w:bCs/>
        </w:rPr>
        <w:t>Sensor Node</w:t>
      </w:r>
      <w:r w:rsidRPr="00B1140D">
        <w:rPr>
          <w:b/>
          <w:bCs/>
        </w:rPr>
        <w:br/>
      </w:r>
      <w:r w:rsidRPr="00785369" w:rsidR="00785369">
        <w:t xml:space="preserve">Sensor Node bevat de hardware die de meting uitvoert. Hierbij wordt gebruikgemaakt van een capacitieve sensor (FDC1004), die de capaciteit tussen </w:t>
      </w:r>
      <w:r w:rsidR="00741A5D">
        <w:t>één of meerdere</w:t>
      </w:r>
      <w:r w:rsidRPr="00785369" w:rsidR="00785369">
        <w:t xml:space="preserve"> koperen elektrodes meet. Deze elektrodes zijn aan de binnenzijde van de aluminium resintray geplaatst en komen direct in contact met </w:t>
      </w:r>
      <w:r w:rsidRPr="00785369" w:rsidR="00741A5D">
        <w:t>de resin</w:t>
      </w:r>
      <w:r w:rsidRPr="00785369" w:rsidR="00785369">
        <w:t>.</w:t>
      </w:r>
      <w:r w:rsidR="005F2775">
        <w:t xml:space="preserve"> </w:t>
      </w:r>
      <w:r w:rsidRPr="005F2775" w:rsidR="005F2775">
        <w:t>Naarmate het vloeistofniveau stijgt of daalt, verandert de gemeten capaciteit.</w:t>
      </w:r>
    </w:p>
    <w:p w:rsidR="00B1140D" w:rsidP="0023307C" w:rsidRDefault="00B1140D" w14:paraId="3485F413" w14:textId="64E0DA74"/>
    <w:p w:rsidRPr="006B3CFE" w:rsidR="00744681" w:rsidP="0023307C" w:rsidRDefault="00B1140D" w14:paraId="3706D396" w14:textId="25E4F21B">
      <w:r w:rsidRPr="00B1140D">
        <w:rPr>
          <w:b/>
          <w:bCs/>
        </w:rPr>
        <w:t>Communicatie Component</w:t>
      </w:r>
      <w:r>
        <w:br/>
      </w:r>
      <w:r w:rsidR="007651D0">
        <w:t xml:space="preserve">De sensor </w:t>
      </w:r>
      <w:r w:rsidR="00411463">
        <w:t xml:space="preserve">wordt uitgelezen </w:t>
      </w:r>
      <w:r w:rsidR="003D5257">
        <w:t xml:space="preserve">met behulp </w:t>
      </w:r>
      <w:r w:rsidR="009251E3">
        <w:t xml:space="preserve">van </w:t>
      </w:r>
      <w:r w:rsidR="00BD0D3A">
        <w:t>een</w:t>
      </w:r>
      <w:r w:rsidR="00C11F43">
        <w:t xml:space="preserve"> STM32 </w:t>
      </w:r>
      <w:r w:rsidRPr="00040A07" w:rsidR="00040A07">
        <w:t>NUCLEO-F767ZI</w:t>
      </w:r>
      <w:r w:rsidR="00BD0D3A">
        <w:t xml:space="preserve"> microcontroller</w:t>
      </w:r>
      <w:r w:rsidR="00040A07">
        <w:t xml:space="preserve">. </w:t>
      </w:r>
      <w:r w:rsidR="00BD0D3A">
        <w:t>Er is voor deze microcontroller gekozen om</w:t>
      </w:r>
      <w:r w:rsidR="00281699">
        <w:t xml:space="preserve">dat het externe Atum3D systeem </w:t>
      </w:r>
      <w:r w:rsidR="006E6EBC">
        <w:t xml:space="preserve">gebruik maakt van </w:t>
      </w:r>
      <w:r w:rsidR="00A22211">
        <w:t xml:space="preserve">dezelfde </w:t>
      </w:r>
      <w:r w:rsidR="00343B0F">
        <w:t>microcontroller.</w:t>
      </w:r>
      <w:r w:rsidR="008223C0">
        <w:t xml:space="preserve"> </w:t>
      </w:r>
      <w:r w:rsidR="0095468C">
        <w:t xml:space="preserve">De connectie tussen de sensor en de microcontroller </w:t>
      </w:r>
      <w:r w:rsidR="00D3285E">
        <w:t>gaat via I</w:t>
      </w:r>
      <w:r w:rsidR="002647DC">
        <w:t xml:space="preserve">2C. </w:t>
      </w:r>
      <w:r w:rsidR="00744681">
        <w:t xml:space="preserve">De gemeten data </w:t>
      </w:r>
      <w:r w:rsidR="004008C9">
        <w:t>wordt</w:t>
      </w:r>
      <w:r w:rsidR="00744681">
        <w:t xml:space="preserve"> via een </w:t>
      </w:r>
      <w:proofErr w:type="spellStart"/>
      <w:r w:rsidR="00744681">
        <w:t>WebSocket</w:t>
      </w:r>
      <w:proofErr w:type="spellEnd"/>
      <w:r w:rsidR="00744681">
        <w:t xml:space="preserve"> verbinding naar de backend verstuurd. </w:t>
      </w:r>
    </w:p>
    <w:p w:rsidRPr="00B1140D" w:rsidR="006B3CFE" w:rsidP="0023307C" w:rsidRDefault="006B3CFE" w14:paraId="4260AF7C" w14:textId="77777777">
      <w:pPr>
        <w:rPr>
          <w:b/>
          <w:bCs/>
        </w:rPr>
      </w:pPr>
    </w:p>
    <w:p w:rsidR="00E6401A" w:rsidP="00E6401A" w:rsidRDefault="00EC652B" w14:paraId="49C5DE9C" w14:textId="77777777">
      <w:pPr>
        <w:keepNext/>
      </w:pPr>
      <w:r w:rsidRPr="00EC652B">
        <w:drawing>
          <wp:inline distT="0" distB="0" distL="0" distR="0" wp14:anchorId="38ADABDC" wp14:editId="27B71B04">
            <wp:extent cx="5760720" cy="3288030"/>
            <wp:effectExtent l="0" t="0" r="0" b="7620"/>
            <wp:docPr id="1254931766" name="Afbeelding 4" descr="Afbeelding met tekst, schermopname, ontwerp&#10;&#10;Door AI gegenereerde inhoud is mogelijk onjuist.">
              <a:extLst xmlns:a="http://schemas.openxmlformats.org/drawingml/2006/main">
                <a:ext uri="{FF2B5EF4-FFF2-40B4-BE49-F238E27FC236}">
                  <a16:creationId xmlns:a16="http://schemas.microsoft.com/office/drawing/2014/main" id="{C9D18D33-6A20-F75C-73C8-A4B0273D8A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931766" name="Afbeelding 4" descr="Afbeelding met tekst, schermopname, ontwerp&#10;&#10;Door AI gegenereerde inhoud is mogelijk onjuist.">
                      <a:extLst>
                        <a:ext uri="{FF2B5EF4-FFF2-40B4-BE49-F238E27FC236}">
                          <a16:creationId xmlns:a16="http://schemas.microsoft.com/office/drawing/2014/main" id="{C9D18D33-6A20-F75C-73C8-A4B0273D8A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01A" w:rsidP="00E6401A" w:rsidRDefault="00E6401A" w14:paraId="46F9E814" w14:textId="1EB470D9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6B25C3">
        <w:rPr>
          <w:noProof/>
        </w:rPr>
        <w:t>4</w:t>
      </w:r>
      <w:r>
        <w:fldChar w:fldCharType="end"/>
      </w:r>
      <w:r>
        <w:t>. C3 component diagram: Meetsysteem</w:t>
      </w:r>
    </w:p>
    <w:p w:rsidR="00DA093E" w:rsidRDefault="00DA093E" w14:paraId="45AA20EF" w14:textId="58BC4592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8832C3" w:rsidP="00DA093E" w:rsidRDefault="008832C3" w14:paraId="335D58BE" w14:textId="340B5F4A" w14:noSpellErr="1">
      <w:pPr>
        <w:pStyle w:val="Heading1"/>
      </w:pPr>
      <w:bookmarkStart w:name="_Toc655296942" w:id="1371478724"/>
      <w:r w:rsidR="008832C3">
        <w:rPr/>
        <w:t>3. Klasse diagram</w:t>
      </w:r>
      <w:bookmarkEnd w:id="1371478724"/>
    </w:p>
    <w:p w:rsidR="40073D82" w:rsidP="6E9702DB" w:rsidRDefault="63B23164" w14:paraId="335EE6AD" w14:textId="27764541">
      <w:r>
        <w:t xml:space="preserve">Het klassendiagram geeft een gedetailleerd overzicht van de interne structuur van het Printfarm Manager Systeem. Het diagram (figuur 5) bestaat uit vijf hoofdonderdelen: </w:t>
      </w:r>
      <w:proofErr w:type="spellStart"/>
      <w:r>
        <w:t>Frontend</w:t>
      </w:r>
      <w:proofErr w:type="spellEnd"/>
      <w:r>
        <w:t>, Backend, Meetsysteem, Opslag en Atum3D (</w:t>
      </w:r>
      <w:proofErr w:type="spellStart"/>
      <w:r>
        <w:t>BlackBox</w:t>
      </w:r>
      <w:proofErr w:type="spellEnd"/>
      <w:r>
        <w:t>).</w:t>
      </w:r>
    </w:p>
    <w:p w:rsidR="009610E6" w:rsidP="009610E6" w:rsidRDefault="00064BA9" w14:paraId="1361C7A0" w14:textId="6B8D0124">
      <w:pPr>
        <w:keepNext/>
        <w:rPr>
          <w:ins w:author="Microsoft Word" w:date="2025-10-30T11:22:00Z" w16du:dateUtc="2025-10-30T10:22:00Z" w:id="8"/>
        </w:rPr>
      </w:pPr>
      <w:r w:rsidRPr="00064BA9">
        <w:drawing>
          <wp:inline distT="0" distB="0" distL="0" distR="0" wp14:anchorId="1B71AF40" wp14:editId="27AB0A70">
            <wp:extent cx="5945775" cy="4334150"/>
            <wp:effectExtent l="0" t="0" r="0" b="9525"/>
            <wp:docPr id="1639614409" name="Afbeelding 8" descr="Afbeelding met tekst, Post-it-briefje, schermopname, Rechthoek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614409" name="Afbeelding 8" descr="Afbeelding met tekst, Post-it-briefje, schermopname, Rechthoek&#10;&#10;Door AI gegenereerde inhoud is mogelijk onjuis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65322" cy="4348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10E6" w:rsidP="009610E6" w:rsidRDefault="009610E6" w14:paraId="2933FB86" w14:textId="5FBD24C5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="006B25C3">
        <w:rPr>
          <w:noProof/>
        </w:rPr>
        <w:t>5</w:t>
      </w:r>
      <w:r>
        <w:fldChar w:fldCharType="end"/>
      </w:r>
      <w:r>
        <w:t>. Klasse diagram Printfarm manager</w:t>
      </w:r>
    </w:p>
    <w:p w:rsidR="00DA093E" w:rsidP="6E9702DB" w:rsidRDefault="00DA093E" w14:paraId="1F7A13EF" w14:textId="0E285FE2"/>
    <w:p w:rsidR="00DA093E" w:rsidP="6E9702DB" w:rsidRDefault="4F72C5F0" w14:paraId="5BA2DDD6" w14:textId="5CAF2B77">
      <w:r>
        <w:t xml:space="preserve">De </w:t>
      </w:r>
      <w:proofErr w:type="spellStart"/>
      <w:r>
        <w:t>Frontend</w:t>
      </w:r>
      <w:proofErr w:type="spellEnd"/>
      <w:r>
        <w:t xml:space="preserve"> is weergegeven als een interface, die de interactie tussen de gebruiker (operator) en het systeem definieert. Het</w:t>
      </w:r>
      <w:r w:rsidR="615DA7BD">
        <w:t xml:space="preserve"> bevat lijsten van beschikbare printers en printopdrachten (</w:t>
      </w:r>
      <w:proofErr w:type="spellStart"/>
      <w:r w:rsidR="615DA7BD">
        <w:t>printJobs</w:t>
      </w:r>
      <w:proofErr w:type="spellEnd"/>
      <w:r w:rsidR="615DA7BD">
        <w:t>) en biedt methoden om deze aan te sturen via het dashboard.</w:t>
      </w:r>
      <w:r>
        <w:t xml:space="preserve"> Deze interface communiceert rechtstreeks met de Backend, die verantwoordelijk is voor de uitvoering van de opdrachten en de verwerking van meetgegevens.</w:t>
      </w:r>
    </w:p>
    <w:p w:rsidR="00613778" w:rsidP="6E9702DB" w:rsidRDefault="67A5BD21" w14:paraId="04054E7F" w14:textId="3485273A">
      <w:r>
        <w:t xml:space="preserve">De Backend bevat de centrale logica voor printerbeheer en data-uitwisseling. Deze klasse beheert lijsten van printers en </w:t>
      </w:r>
      <w:r w:rsidR="144FF567">
        <w:t xml:space="preserve">printopdrachten en </w:t>
      </w:r>
      <w:r w:rsidR="50904749">
        <w:t xml:space="preserve">zorgt voor de communicatie tussen de </w:t>
      </w:r>
      <w:proofErr w:type="spellStart"/>
      <w:r w:rsidR="50904749">
        <w:t>frontend</w:t>
      </w:r>
      <w:proofErr w:type="spellEnd"/>
      <w:r w:rsidR="50904749">
        <w:t xml:space="preserve">, opslag en het meetsysteem. </w:t>
      </w:r>
      <w:r w:rsidR="224A125D">
        <w:t>De Backend</w:t>
      </w:r>
      <w:r w:rsidR="50904749">
        <w:t xml:space="preserve"> </w:t>
      </w:r>
      <w:r w:rsidR="144FF567">
        <w:t xml:space="preserve">ontvangt </w:t>
      </w:r>
      <w:r w:rsidR="31D9056F">
        <w:t xml:space="preserve">ook </w:t>
      </w:r>
      <w:r w:rsidR="144FF567">
        <w:t>resindata van het mee</w:t>
      </w:r>
      <w:r w:rsidR="24512B14">
        <w:t>tsysteem</w:t>
      </w:r>
      <w:r w:rsidR="3A4DCC8B">
        <w:t xml:space="preserve"> en g</w:t>
      </w:r>
      <w:r w:rsidR="002E14DD">
        <w:t>e</w:t>
      </w:r>
      <w:r w:rsidR="3A4DCC8B">
        <w:t>bruikt deze informatie om te bepalen of een printopdracht gestart kan worden.</w:t>
      </w:r>
      <w:r w:rsidR="00376E66">
        <w:t xml:space="preserve"> </w:t>
      </w:r>
      <w:r w:rsidR="005725AB">
        <w:t xml:space="preserve">Printers en </w:t>
      </w:r>
      <w:proofErr w:type="spellStart"/>
      <w:r w:rsidR="005725AB">
        <w:t>printJobs</w:t>
      </w:r>
      <w:proofErr w:type="spellEnd"/>
      <w:r w:rsidR="005725AB">
        <w:t xml:space="preserve"> hebben meerdere eigenschappen</w:t>
      </w:r>
      <w:r w:rsidR="00376E66">
        <w:t>,</w:t>
      </w:r>
      <w:r w:rsidR="0052575A">
        <w:t xml:space="preserve"> bijvoorbeeld </w:t>
      </w:r>
      <w:proofErr w:type="spellStart"/>
      <w:r w:rsidR="0052575A">
        <w:t>printerID</w:t>
      </w:r>
      <w:proofErr w:type="spellEnd"/>
      <w:r w:rsidR="0052575A">
        <w:t xml:space="preserve"> of</w:t>
      </w:r>
      <w:r w:rsidR="00DC3105">
        <w:t xml:space="preserve"> resin type</w:t>
      </w:r>
      <w:r w:rsidR="005725AB">
        <w:t xml:space="preserve">. Deze zijn weergegeven als </w:t>
      </w:r>
      <w:r w:rsidR="00376E66">
        <w:t xml:space="preserve">een </w:t>
      </w:r>
      <w:proofErr w:type="spellStart"/>
      <w:r w:rsidR="00376E66">
        <w:t>struct</w:t>
      </w:r>
      <w:proofErr w:type="spellEnd"/>
      <w:r w:rsidR="00376E66">
        <w:t xml:space="preserve">. </w:t>
      </w:r>
    </w:p>
    <w:p w:rsidR="002E14DD" w:rsidP="6E9702DB" w:rsidRDefault="002E14DD" w14:paraId="7D5D07D4" w14:textId="2C96D07F">
      <w:r>
        <w:t>De Resin Sensor</w:t>
      </w:r>
      <w:r w:rsidR="00BE48AE">
        <w:t xml:space="preserve"> meet </w:t>
      </w:r>
      <w:r w:rsidR="005C1700">
        <w:t xml:space="preserve">het huidige resinniveau en </w:t>
      </w:r>
      <w:r w:rsidR="00873421">
        <w:t xml:space="preserve">stuurt dit </w:t>
      </w:r>
      <w:r w:rsidR="001E2A7F">
        <w:t xml:space="preserve">door naar </w:t>
      </w:r>
      <w:r w:rsidR="00C546F7">
        <w:t>de backend</w:t>
      </w:r>
      <w:r w:rsidR="002C2749">
        <w:t xml:space="preserve"> voor verdere verwerking</w:t>
      </w:r>
      <w:r w:rsidR="00C546F7">
        <w:t xml:space="preserve">. </w:t>
      </w:r>
    </w:p>
    <w:p w:rsidR="00A353CF" w:rsidP="6E9702DB" w:rsidRDefault="00231576" w14:paraId="025766D2" w14:textId="58E97858">
      <w:r>
        <w:t xml:space="preserve">In de opslag worden </w:t>
      </w:r>
      <w:r w:rsidR="007E1888">
        <w:t xml:space="preserve">alle logbestanden </w:t>
      </w:r>
      <w:r w:rsidR="00F542E2">
        <w:t xml:space="preserve">bewaard. </w:t>
      </w:r>
      <w:r w:rsidR="00E62162">
        <w:t xml:space="preserve">Deze </w:t>
      </w:r>
      <w:r w:rsidR="00064BA9">
        <w:t xml:space="preserve">bestanden </w:t>
      </w:r>
      <w:r w:rsidR="00E62162">
        <w:t xml:space="preserve">zijn via de backend </w:t>
      </w:r>
      <w:r w:rsidR="00A353CF">
        <w:t xml:space="preserve">op te halen. </w:t>
      </w:r>
    </w:p>
    <w:p w:rsidR="00DA093E" w:rsidP="6E9702DB" w:rsidRDefault="00A353CF" w14:paraId="37EF1E1F" w14:textId="2C48D6D2">
      <w:r>
        <w:t xml:space="preserve">Het externe </w:t>
      </w:r>
      <w:r w:rsidR="00280277">
        <w:t xml:space="preserve">Atum3D </w:t>
      </w:r>
      <w:r>
        <w:t xml:space="preserve">systeem </w:t>
      </w:r>
      <w:r w:rsidR="008F3325">
        <w:t xml:space="preserve">hebben wij als een </w:t>
      </w:r>
      <w:proofErr w:type="spellStart"/>
      <w:r w:rsidR="008F3325">
        <w:t>blackbox</w:t>
      </w:r>
      <w:proofErr w:type="spellEnd"/>
      <w:r w:rsidR="008F3325">
        <w:t xml:space="preserve"> </w:t>
      </w:r>
      <w:r w:rsidR="00A95E5A">
        <w:t xml:space="preserve">weergegeven. </w:t>
      </w:r>
      <w:r w:rsidR="00ED71D9">
        <w:t xml:space="preserve">Via </w:t>
      </w:r>
      <w:r w:rsidR="0009564F">
        <w:t xml:space="preserve">het </w:t>
      </w:r>
      <w:r w:rsidR="006C3F4B">
        <w:t xml:space="preserve">Atum3D systeem worden de printers aangestuurd en </w:t>
      </w:r>
      <w:r w:rsidR="002E14DD">
        <w:t xml:space="preserve">wordt de printerstatus naar onze backend verstuurd. </w:t>
      </w:r>
      <w:r w:rsidR="002543C5">
        <w:br w:type="page"/>
      </w:r>
    </w:p>
    <w:p w:rsidRPr="00DA093E" w:rsidR="00DA093E" w:rsidP="362C6FE0" w:rsidRDefault="0F50E24E" w14:paraId="5CD48304" w14:textId="0667AE28" w14:noSpellErr="1">
      <w:pPr>
        <w:pStyle w:val="Heading1"/>
      </w:pPr>
      <w:bookmarkStart w:name="_Toc220674296" w:id="1229127724"/>
      <w:r w:rsidR="0F50E24E">
        <w:rPr/>
        <w:t>4. Front</w:t>
      </w:r>
      <w:r w:rsidR="52D2B8EF">
        <w:rPr/>
        <w:t>-</w:t>
      </w:r>
      <w:r w:rsidR="0F50E24E">
        <w:rPr/>
        <w:t>end ontwerp</w:t>
      </w:r>
      <w:r w:rsidR="0D1A0DB0">
        <w:rPr/>
        <w:t xml:space="preserve"> (concept)</w:t>
      </w:r>
      <w:bookmarkEnd w:id="1229127724"/>
    </w:p>
    <w:p w:rsidR="4B79FA3E" w:rsidP="5C90DD5E" w:rsidRDefault="4B79FA3E" w14:paraId="1C1B74E6" w14:textId="03513DC0">
      <w:pPr>
        <w:spacing w:after="240"/>
      </w:pPr>
      <w:r w:rsidRPr="5C90DD5E">
        <w:rPr>
          <w:rFonts w:ascii="Aptos" w:hAnsi="Aptos" w:eastAsia="Aptos" w:cs="Aptos"/>
        </w:rPr>
        <w:t xml:space="preserve">Wij hebben ook al een </w:t>
      </w:r>
      <w:r w:rsidRPr="5C90DD5E" w:rsidR="7ACE8A04">
        <w:rPr>
          <w:rFonts w:ascii="Aptos" w:hAnsi="Aptos" w:eastAsia="Aptos" w:cs="Aptos"/>
        </w:rPr>
        <w:t>front-end</w:t>
      </w:r>
      <w:r w:rsidRPr="5C90DD5E">
        <w:rPr>
          <w:rFonts w:ascii="Aptos" w:hAnsi="Aptos" w:eastAsia="Aptos" w:cs="Aptos"/>
        </w:rPr>
        <w:t xml:space="preserve"> ontwerp gemaakt voor het dashboard dat 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</w:t>
      </w:r>
      <w:r w:rsidRPr="5C90DD5E" w:rsidR="7ACE8A04">
        <w:rPr>
          <w:rFonts w:ascii="Aptos" w:hAnsi="Aptos" w:eastAsia="Aptos" w:cs="Aptos"/>
        </w:rPr>
        <w:t>gaan ontwikkelen.</w:t>
      </w:r>
      <w:r w:rsidRPr="5C90DD5E">
        <w:rPr>
          <w:rFonts w:ascii="Aptos" w:hAnsi="Aptos" w:eastAsia="Aptos" w:cs="Aptos"/>
        </w:rPr>
        <w:t xml:space="preserve"> Hierbij hebben </w:t>
      </w:r>
      <w:r w:rsidRPr="5C90DD5E" w:rsidR="7ACE8A04">
        <w:rPr>
          <w:rFonts w:ascii="Aptos" w:hAnsi="Aptos" w:eastAsia="Aptos" w:cs="Aptos"/>
        </w:rPr>
        <w:t>w</w:t>
      </w:r>
      <w:r w:rsidR="006170E5">
        <w:rPr>
          <w:rFonts w:ascii="Aptos" w:hAnsi="Aptos" w:eastAsia="Aptos" w:cs="Aptos"/>
        </w:rPr>
        <w:t>ij</w:t>
      </w:r>
      <w:r w:rsidRPr="5C90DD5E" w:rsidR="7ACE8A04">
        <w:rPr>
          <w:rFonts w:ascii="Aptos" w:hAnsi="Aptos" w:eastAsia="Aptos" w:cs="Aptos"/>
        </w:rPr>
        <w:t xml:space="preserve"> ons laten inspireren door een concept dat de opdrachtgever zelf al had uitgewerkt. Ons ontwerp bestaat uit</w:t>
      </w:r>
      <w:r w:rsidRPr="5C90DD5E" w:rsidR="3344CE11">
        <w:rPr>
          <w:rFonts w:ascii="Aptos" w:hAnsi="Aptos" w:eastAsia="Aptos" w:cs="Aptos"/>
        </w:rPr>
        <w:t xml:space="preserve"> meerde</w:t>
      </w:r>
      <w:r w:rsidRPr="5C90DD5E" w:rsidR="36D63355">
        <w:rPr>
          <w:rFonts w:ascii="Aptos" w:hAnsi="Aptos" w:eastAsia="Aptos" w:cs="Aptos"/>
        </w:rPr>
        <w:t xml:space="preserve">re </w:t>
      </w:r>
      <w:r w:rsidRPr="5C90DD5E" w:rsidR="7ACE8A04">
        <w:rPr>
          <w:rFonts w:ascii="Aptos" w:hAnsi="Aptos" w:eastAsia="Aptos" w:cs="Aptos"/>
        </w:rPr>
        <w:t>pagina’s</w:t>
      </w:r>
      <w:r w:rsidRPr="5C90DD5E" w:rsidR="36D63355">
        <w:rPr>
          <w:rFonts w:ascii="Aptos" w:hAnsi="Aptos" w:eastAsia="Aptos" w:cs="Aptos"/>
        </w:rPr>
        <w:t xml:space="preserve"> en </w:t>
      </w:r>
      <w:r w:rsidRPr="5C90DD5E" w:rsidR="7ACE8A04">
        <w:rPr>
          <w:rFonts w:ascii="Aptos" w:hAnsi="Aptos" w:eastAsia="Aptos" w:cs="Aptos"/>
        </w:rPr>
        <w:t>is opgebouwd</w:t>
      </w:r>
      <w:r w:rsidRPr="5C90DD5E" w:rsidR="36D63355">
        <w:rPr>
          <w:rFonts w:ascii="Aptos" w:hAnsi="Aptos" w:eastAsia="Aptos" w:cs="Aptos"/>
        </w:rPr>
        <w:t xml:space="preserve"> met </w:t>
      </w:r>
      <w:proofErr w:type="spellStart"/>
      <w:r w:rsidRPr="5C90DD5E" w:rsidR="6B82EED4">
        <w:rPr>
          <w:rFonts w:ascii="Aptos" w:hAnsi="Aptos" w:eastAsia="Aptos" w:cs="Aptos"/>
          <w:b/>
        </w:rPr>
        <w:t>R</w:t>
      </w:r>
      <w:r w:rsidRPr="5C90DD5E" w:rsidR="36D63355">
        <w:rPr>
          <w:rFonts w:ascii="Aptos" w:hAnsi="Aptos" w:eastAsia="Aptos" w:cs="Aptos"/>
          <w:b/>
        </w:rPr>
        <w:t>eact</w:t>
      </w:r>
      <w:proofErr w:type="spellEnd"/>
      <w:r w:rsidRPr="5C90DD5E" w:rsidR="36D63355">
        <w:rPr>
          <w:rFonts w:ascii="Aptos" w:hAnsi="Aptos" w:eastAsia="Aptos" w:cs="Aptos"/>
        </w:rPr>
        <w:t xml:space="preserve"> als </w:t>
      </w:r>
      <w:r w:rsidRPr="5C90DD5E" w:rsidR="7ACE8A04">
        <w:rPr>
          <w:rFonts w:ascii="Aptos" w:hAnsi="Aptos" w:eastAsia="Aptos" w:cs="Aptos"/>
        </w:rPr>
        <w:t>front-end</w:t>
      </w:r>
      <w:r w:rsidRPr="5C90DD5E" w:rsidR="36D63355">
        <w:rPr>
          <w:rFonts w:ascii="Aptos" w:hAnsi="Aptos" w:eastAsia="Aptos" w:cs="Aptos"/>
        </w:rPr>
        <w:t xml:space="preserve"> framework</w:t>
      </w:r>
      <w:r w:rsidRPr="5C90DD5E" w:rsidR="1F30D4CD">
        <w:rPr>
          <w:rFonts w:ascii="Aptos" w:hAnsi="Aptos" w:eastAsia="Aptos" w:cs="Aptos"/>
        </w:rPr>
        <w:t>.</w:t>
      </w:r>
    </w:p>
    <w:p w:rsidR="4B79FA3E" w:rsidP="5C90DD5E" w:rsidRDefault="7ACE8A04" w14:paraId="40A55120" w14:textId="57A1BDBF">
      <w:pPr>
        <w:spacing w:before="240" w:after="240"/>
      </w:pPr>
      <w:r w:rsidRPr="5C90DD5E">
        <w:rPr>
          <w:rFonts w:ascii="Aptos" w:hAnsi="Aptos" w:eastAsia="Aptos" w:cs="Aptos"/>
        </w:rPr>
        <w:t>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hebben gekozen voor een </w:t>
      </w:r>
      <w:r w:rsidRPr="5C90DD5E">
        <w:rPr>
          <w:rFonts w:ascii="Aptos" w:hAnsi="Aptos" w:eastAsia="Aptos" w:cs="Aptos"/>
          <w:b/>
          <w:bCs/>
        </w:rPr>
        <w:t>strakke en overzichtelijke uitstraling</w:t>
      </w:r>
      <w:r w:rsidRPr="5C90DD5E">
        <w:rPr>
          <w:rFonts w:ascii="Aptos" w:hAnsi="Aptos" w:eastAsia="Aptos" w:cs="Aptos"/>
        </w:rPr>
        <w:t>, waarbij 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</w:t>
      </w:r>
      <w:r w:rsidRPr="5C90DD5E">
        <w:rPr>
          <w:rFonts w:ascii="Aptos" w:hAnsi="Aptos" w:eastAsia="Aptos" w:cs="Aptos"/>
          <w:b/>
          <w:bCs/>
        </w:rPr>
        <w:t>kleuren bewust inzetten</w:t>
      </w:r>
      <w:r w:rsidRPr="5C90DD5E">
        <w:rPr>
          <w:rFonts w:ascii="Aptos" w:hAnsi="Aptos" w:eastAsia="Aptos" w:cs="Aptos"/>
        </w:rPr>
        <w:t xml:space="preserve"> om in één oogopslag te laten zien of alles goed verloopt of dat er ergens een probleem is. Dit is vooral goed te zien op</w:t>
      </w:r>
      <w:r w:rsidRPr="5C90DD5E" w:rsidR="2C07C13F">
        <w:rPr>
          <w:rFonts w:ascii="Aptos" w:hAnsi="Aptos" w:eastAsia="Aptos" w:cs="Aptos"/>
        </w:rPr>
        <w:t xml:space="preserve"> het </w:t>
      </w:r>
      <w:r w:rsidRPr="5C90DD5E" w:rsidR="2C07C13F">
        <w:rPr>
          <w:rFonts w:ascii="Aptos" w:hAnsi="Aptos" w:eastAsia="Aptos" w:cs="Aptos"/>
          <w:b/>
        </w:rPr>
        <w:t>overzicht van alle printers</w:t>
      </w:r>
      <w:r w:rsidRPr="5C90DD5E">
        <w:rPr>
          <w:rFonts w:ascii="Aptos" w:hAnsi="Aptos" w:eastAsia="Aptos" w:cs="Aptos"/>
        </w:rPr>
        <w:t xml:space="preserve">, waar direct zichtbaar is </w:t>
      </w:r>
      <w:r w:rsidRPr="5C90DD5E" w:rsidR="387667A2">
        <w:rPr>
          <w:rFonts w:ascii="Aptos" w:hAnsi="Aptos" w:eastAsia="Aptos" w:cs="Aptos"/>
        </w:rPr>
        <w:t xml:space="preserve">welke printers </w:t>
      </w:r>
      <w:r w:rsidRPr="5C90DD5E" w:rsidR="0EE0A24D">
        <w:rPr>
          <w:rFonts w:ascii="Aptos" w:hAnsi="Aptos" w:eastAsia="Aptos" w:cs="Aptos"/>
        </w:rPr>
        <w:t>een foutmelding hebben.</w:t>
      </w:r>
    </w:p>
    <w:p w:rsidR="4B79FA3E" w:rsidP="5C90DD5E" w:rsidRDefault="7ACE8A04" w14:paraId="2ED80CB5" w14:textId="348F4F07">
      <w:pPr>
        <w:spacing w:before="240" w:after="240"/>
      </w:pPr>
      <w:r w:rsidRPr="5C90DD5E">
        <w:rPr>
          <w:rFonts w:ascii="Aptos" w:hAnsi="Aptos" w:eastAsia="Aptos" w:cs="Aptos"/>
        </w:rPr>
        <w:t>Daarnaast tonen 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via </w:t>
      </w:r>
      <w:r w:rsidRPr="5C90DD5E">
        <w:rPr>
          <w:rFonts w:ascii="Aptos" w:hAnsi="Aptos" w:eastAsia="Aptos" w:cs="Aptos"/>
          <w:b/>
          <w:bCs/>
        </w:rPr>
        <w:t>grafieken</w:t>
      </w:r>
      <w:r w:rsidRPr="5C90DD5E">
        <w:rPr>
          <w:rFonts w:ascii="Aptos" w:hAnsi="Aptos" w:eastAsia="Aptos" w:cs="Aptos"/>
        </w:rPr>
        <w:t xml:space="preserve"> de </w:t>
      </w:r>
      <w:r w:rsidRPr="5C90DD5E">
        <w:rPr>
          <w:rFonts w:ascii="Aptos" w:hAnsi="Aptos" w:eastAsia="Aptos" w:cs="Aptos"/>
          <w:b/>
          <w:bCs/>
        </w:rPr>
        <w:t>printvolumes per maand</w:t>
      </w:r>
      <w:r w:rsidRPr="5C90DD5E">
        <w:rPr>
          <w:rFonts w:ascii="Aptos" w:hAnsi="Aptos" w:eastAsia="Aptos" w:cs="Aptos"/>
        </w:rPr>
        <w:t xml:space="preserve"> en het </w:t>
      </w:r>
      <w:r w:rsidRPr="5C90DD5E">
        <w:rPr>
          <w:rFonts w:ascii="Aptos" w:hAnsi="Aptos" w:eastAsia="Aptos" w:cs="Aptos"/>
          <w:b/>
          <w:bCs/>
        </w:rPr>
        <w:t>aantal printopdrachten</w:t>
      </w:r>
      <w:r w:rsidRPr="5C90DD5E">
        <w:rPr>
          <w:rFonts w:ascii="Aptos" w:hAnsi="Aptos" w:eastAsia="Aptos" w:cs="Aptos"/>
        </w:rPr>
        <w:t xml:space="preserve">, zodat trends en verschillen tussen maanden snel te herkennen zijn. Op de hoofdpagina kun je bovendien op een printer klikken om te zien welke </w:t>
      </w:r>
      <w:r w:rsidRPr="5C90DD5E">
        <w:rPr>
          <w:rFonts w:ascii="Aptos" w:hAnsi="Aptos" w:eastAsia="Aptos" w:cs="Aptos"/>
          <w:b/>
          <w:bCs/>
        </w:rPr>
        <w:t>printopdrachten</w:t>
      </w:r>
      <w:r w:rsidRPr="5C90DD5E">
        <w:rPr>
          <w:rFonts w:ascii="Aptos" w:hAnsi="Aptos" w:eastAsia="Aptos" w:cs="Aptos"/>
        </w:rPr>
        <w:t xml:space="preserve"> die printer recent heeft uitgevoerd.</w:t>
      </w:r>
    </w:p>
    <w:p w:rsidR="4B79FA3E" w:rsidP="5C90DD5E" w:rsidRDefault="7ACE8A04" w14:paraId="7C3CF95A" w14:textId="0CC9AD63">
      <w:pPr>
        <w:spacing w:before="240" w:after="240"/>
      </w:pPr>
      <w:r w:rsidRPr="5C90DD5E">
        <w:rPr>
          <w:rFonts w:ascii="Aptos" w:hAnsi="Aptos" w:eastAsia="Aptos" w:cs="Aptos"/>
        </w:rPr>
        <w:t>Aanvankelijk wilden 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een </w:t>
      </w:r>
      <w:r w:rsidRPr="5C90DD5E">
        <w:rPr>
          <w:rFonts w:ascii="Aptos" w:hAnsi="Aptos" w:eastAsia="Aptos" w:cs="Aptos"/>
          <w:b/>
          <w:bCs/>
        </w:rPr>
        <w:t>log viewer</w:t>
      </w:r>
      <w:r w:rsidRPr="5C90DD5E">
        <w:rPr>
          <w:rFonts w:ascii="Aptos" w:hAnsi="Aptos" w:eastAsia="Aptos" w:cs="Aptos"/>
        </w:rPr>
        <w:t xml:space="preserve"> ontwikkelen waarin logbestanden konden worden ingelezen. Na verder onderzoek naar mogelijke oplossingen hebben w</w:t>
      </w:r>
      <w:r w:rsidR="006170E5">
        <w:rPr>
          <w:rFonts w:ascii="Aptos" w:hAnsi="Aptos" w:eastAsia="Aptos" w:cs="Aptos"/>
        </w:rPr>
        <w:t>ij</w:t>
      </w:r>
      <w:r w:rsidRPr="5C90DD5E">
        <w:rPr>
          <w:rFonts w:ascii="Aptos" w:hAnsi="Aptos" w:eastAsia="Aptos" w:cs="Aptos"/>
        </w:rPr>
        <w:t xml:space="preserve"> echter besloten om een </w:t>
      </w:r>
      <w:r w:rsidRPr="5C90DD5E">
        <w:rPr>
          <w:rFonts w:ascii="Aptos" w:hAnsi="Aptos" w:eastAsia="Aptos" w:cs="Aptos"/>
          <w:b/>
          <w:bCs/>
        </w:rPr>
        <w:t>log/event viewer</w:t>
      </w:r>
      <w:r w:rsidRPr="5C90DD5E">
        <w:rPr>
          <w:rFonts w:ascii="Aptos" w:hAnsi="Aptos" w:eastAsia="Aptos" w:cs="Aptos"/>
        </w:rPr>
        <w:t xml:space="preserve"> te maken met een </w:t>
      </w:r>
      <w:r w:rsidRPr="5C90DD5E">
        <w:rPr>
          <w:rFonts w:ascii="Aptos" w:hAnsi="Aptos" w:eastAsia="Aptos" w:cs="Aptos"/>
          <w:b/>
          <w:bCs/>
        </w:rPr>
        <w:t>zoek- en filterfunctie</w:t>
      </w:r>
      <w:r w:rsidRPr="5C90DD5E">
        <w:rPr>
          <w:rFonts w:ascii="Aptos" w:hAnsi="Aptos" w:eastAsia="Aptos" w:cs="Aptos"/>
        </w:rPr>
        <w:t>, zodat gebruikers eenvoudig kunnen zoeken op specifieke gebeurtenissen of kenmerken.</w:t>
      </w:r>
    </w:p>
    <w:p w:rsidR="4B79FA3E" w:rsidRDefault="162757D8" w14:paraId="1B780922" w14:textId="70C27A4C">
      <w:r>
        <w:t xml:space="preserve"> </w:t>
      </w:r>
    </w:p>
    <w:p w:rsidR="571EBB0C" w:rsidP="571EBB0C" w:rsidRDefault="571EBB0C" w14:paraId="30B92782" w14:textId="7A4E65A1"/>
    <w:p w:rsidR="362C6FE0" w:rsidP="259484AE" w:rsidRDefault="33468DAE" w14:paraId="074324ED" w14:textId="65E050D6">
      <w:r>
        <w:t>Wij hebben voor het gemak twee screenshots geplaatst. Maar als je het hele ontwerp wil bekijken dan kan dat via de link. Vergeet niet het wachtwoord in te voeren</w:t>
      </w:r>
      <w:r w:rsidR="0E0EA56F">
        <w:t>.</w:t>
      </w:r>
    </w:p>
    <w:p w:rsidR="0F50E24E" w:rsidP="259484AE" w:rsidRDefault="0F50E24E" w14:paraId="3D6D1D0D" w14:textId="2CD2B57E">
      <w:hyperlink r:id="rId13">
        <w:r w:rsidRPr="259484AE">
          <w:rPr>
            <w:rStyle w:val="Hyperlink"/>
          </w:rPr>
          <w:t>https://yoga-beaver-99040846.figma.site/</w:t>
        </w:r>
      </w:hyperlink>
    </w:p>
    <w:p w:rsidRPr="00DA093E" w:rsidR="00DA093E" w:rsidP="259484AE" w:rsidRDefault="0F50E24E" w14:paraId="140D6971" w14:textId="2E21F28A">
      <w:r>
        <w:t>Wachtwoord: Atum3D</w:t>
      </w:r>
    </w:p>
    <w:p w:rsidR="215E2FF5" w:rsidRDefault="215E2FF5" w14:paraId="2CF9DFD3" w14:textId="2A18B35D"/>
    <w:p w:rsidR="006B25C3" w:rsidP="006B25C3" w:rsidRDefault="1490197F" w14:paraId="2A7D70D2" w14:textId="540692D6">
      <w:pPr>
        <w:keepNext/>
      </w:pPr>
      <w:r>
        <w:rPr>
          <w:noProof/>
        </w:rPr>
        <w:drawing>
          <wp:inline distT="0" distB="0" distL="0" distR="0" wp14:anchorId="40FF1C89" wp14:editId="3FDFDEF0">
            <wp:extent cx="6231197" cy="3724275"/>
            <wp:effectExtent l="0" t="0" r="0" b="0"/>
            <wp:docPr id="21299458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4585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1197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A093E" w:rsidP="006B25C3" w:rsidRDefault="006B25C3" w14:paraId="4873C88B" w14:textId="6CF5D0D3">
      <w:pPr>
        <w:pStyle w:val="Caption"/>
      </w:pPr>
      <w:r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. Hoofdpagina van het dashboard</w:t>
      </w:r>
    </w:p>
    <w:p w:rsidRPr="00DA093E" w:rsidR="00274EC9" w:rsidP="259484AE" w:rsidRDefault="00274EC9" w14:paraId="628D133A" w14:textId="6B2D4977"/>
    <w:p w:rsidR="006B25C3" w:rsidP="006B25C3" w:rsidRDefault="19E831CF" w14:paraId="143392DA" w14:textId="50A7644B">
      <w:pPr>
        <w:keepNext/>
      </w:pPr>
      <w:r>
        <w:rPr>
          <w:noProof/>
        </w:rPr>
        <w:drawing>
          <wp:inline distT="0" distB="0" distL="0" distR="0" wp14:anchorId="07F70CD3" wp14:editId="1ABEBF15">
            <wp:extent cx="6438900" cy="3852697"/>
            <wp:effectExtent l="0" t="0" r="0" b="0"/>
            <wp:docPr id="13107681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76815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38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B25C3" w:rsidR="006B25C3" w:rsidP="7DF054F2" w:rsidRDefault="006B25C3" w14:paraId="3D9B14CD" w14:noSpellErr="1" w14:textId="788DFFFD">
      <w:pPr>
        <w:pStyle w:val="Caption"/>
      </w:pPr>
      <w:r w:rsidR="006B25C3">
        <w:rPr/>
        <w:t xml:space="preserve">Figuur </w:t>
      </w:r>
      <w:r>
        <w:fldChar w:fldCharType="begin"/>
      </w:r>
      <w:r>
        <w:instrText xml:space="preserve"> SEQ Figuur \* ARABIC </w:instrText>
      </w:r>
      <w:r>
        <w:fldChar w:fldCharType="separate"/>
      </w:r>
      <w:r w:rsidRPr="7DF054F2" w:rsidR="006B25C3">
        <w:rPr>
          <w:noProof/>
        </w:rPr>
        <w:t>7</w:t>
      </w:r>
      <w:r>
        <w:fldChar w:fldCharType="end"/>
      </w:r>
      <w:r w:rsidR="006B25C3">
        <w:rPr/>
        <w:t>. Logpagina van het dashboard</w:t>
      </w:r>
    </w:p>
    <w:sectPr w:rsidRPr="006B25C3" w:rsidR="006B25C3">
      <w:pgSz w:w="11906" w:h="16838" w:orient="portrait"/>
      <w:pgMar w:top="1417" w:right="1417" w:bottom="1417" w:left="1417" w:header="708" w:footer="708" w:gutter="0"/>
      <w:cols w:space="708"/>
      <w:docGrid w:linePitch="360"/>
      <w:titlePg w:val="1"/>
      <w:headerReference w:type="default" r:id="Rb670d123ea3745d9"/>
      <w:headerReference w:type="first" r:id="Rf0d6fe2464ca4fe9"/>
      <w:footerReference w:type="default" r:id="Rcf27c3e4cff342d2"/>
      <w:footerReference w:type="first" r:id="Rac80bc917d044e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0E7FD70" w:rsidTr="10E7FD70" w14:paraId="15BD7F37">
      <w:trPr>
        <w:trHeight w:val="300"/>
      </w:trPr>
      <w:tc>
        <w:tcPr>
          <w:tcW w:w="3020" w:type="dxa"/>
          <w:tcMar/>
        </w:tcPr>
        <w:p w:rsidR="10E7FD70" w:rsidP="10E7FD70" w:rsidRDefault="10E7FD70" w14:paraId="1D3119B2" w14:textId="37B17E7F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0E7FD70" w:rsidP="10E7FD70" w:rsidRDefault="10E7FD70" w14:paraId="5FE13371" w14:textId="2FEDA542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0E7FD70" w:rsidP="10E7FD70" w:rsidRDefault="10E7FD70" w14:paraId="41C33DF8" w14:textId="0B9E56CB">
          <w:pPr>
            <w:pStyle w:val="Header"/>
            <w:bidi w:val="0"/>
            <w:ind w:right="-115"/>
            <w:jc w:val="righ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</w:tr>
  </w:tbl>
  <w:p w:rsidR="10E7FD70" w:rsidP="10E7FD70" w:rsidRDefault="10E7FD70" w14:paraId="3D187B22" w14:textId="3F7A6E0C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0E7FD70" w:rsidTr="10E7FD70" w14:paraId="0455A07E">
      <w:trPr>
        <w:trHeight w:val="300"/>
      </w:trPr>
      <w:tc>
        <w:tcPr>
          <w:tcW w:w="3020" w:type="dxa"/>
          <w:tcMar/>
        </w:tcPr>
        <w:p w:rsidR="10E7FD70" w:rsidP="10E7FD70" w:rsidRDefault="10E7FD70" w14:paraId="4CA0246A" w14:textId="0F6AAC90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0E7FD70" w:rsidP="10E7FD70" w:rsidRDefault="10E7FD70" w14:paraId="3B1D0F92" w14:textId="0448EC85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0E7FD70" w:rsidP="10E7FD70" w:rsidRDefault="10E7FD70" w14:paraId="09AD8804" w14:textId="3B61D47D">
          <w:pPr>
            <w:pStyle w:val="Header"/>
            <w:bidi w:val="0"/>
            <w:ind w:right="-115"/>
            <w:jc w:val="right"/>
          </w:pPr>
        </w:p>
      </w:tc>
    </w:tr>
  </w:tbl>
  <w:p w:rsidR="10E7FD70" w:rsidP="10E7FD70" w:rsidRDefault="10E7FD70" w14:paraId="01DCC42A" w14:textId="05344D5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0E7FD70" w:rsidTr="10E7FD70" w14:paraId="6C2CFA34">
      <w:trPr>
        <w:trHeight w:val="300"/>
      </w:trPr>
      <w:tc>
        <w:tcPr>
          <w:tcW w:w="3020" w:type="dxa"/>
          <w:tcMar/>
        </w:tcPr>
        <w:p w:rsidR="10E7FD70" w:rsidP="10E7FD70" w:rsidRDefault="10E7FD70" w14:paraId="05BDC0DF" w14:textId="04A761DB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0E7FD70" w:rsidP="10E7FD70" w:rsidRDefault="10E7FD70" w14:paraId="0E632DCA" w14:textId="17D9B0F0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0E7FD70" w:rsidP="10E7FD70" w:rsidRDefault="10E7FD70" w14:paraId="14A4D009" w14:textId="79D1D3D5">
          <w:pPr>
            <w:pStyle w:val="Header"/>
            <w:bidi w:val="0"/>
            <w:ind w:right="-115"/>
            <w:jc w:val="right"/>
          </w:pPr>
        </w:p>
      </w:tc>
    </w:tr>
  </w:tbl>
  <w:p w:rsidR="10E7FD70" w:rsidP="10E7FD70" w:rsidRDefault="10E7FD70" w14:paraId="77430B7A" w14:textId="5F1C7237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10E7FD70" w:rsidTr="10E7FD70" w14:paraId="62DE66EE">
      <w:trPr>
        <w:trHeight w:val="300"/>
      </w:trPr>
      <w:tc>
        <w:tcPr>
          <w:tcW w:w="3020" w:type="dxa"/>
          <w:tcMar/>
        </w:tcPr>
        <w:p w:rsidR="10E7FD70" w:rsidP="10E7FD70" w:rsidRDefault="10E7FD70" w14:paraId="02777E9D" w14:textId="361CD0AD">
          <w:pPr>
            <w:pStyle w:val="Header"/>
            <w:bidi w:val="0"/>
            <w:ind w:left="-115"/>
            <w:jc w:val="left"/>
          </w:pPr>
        </w:p>
      </w:tc>
      <w:tc>
        <w:tcPr>
          <w:tcW w:w="3020" w:type="dxa"/>
          <w:tcMar/>
        </w:tcPr>
        <w:p w:rsidR="10E7FD70" w:rsidP="10E7FD70" w:rsidRDefault="10E7FD70" w14:paraId="30BC1E67" w14:textId="78B2CBFA">
          <w:pPr>
            <w:pStyle w:val="Header"/>
            <w:bidi w:val="0"/>
            <w:jc w:val="center"/>
          </w:pPr>
        </w:p>
      </w:tc>
      <w:tc>
        <w:tcPr>
          <w:tcW w:w="3020" w:type="dxa"/>
          <w:tcMar/>
        </w:tcPr>
        <w:p w:rsidR="10E7FD70" w:rsidP="10E7FD70" w:rsidRDefault="10E7FD70" w14:paraId="6B56B948" w14:textId="680A0369">
          <w:pPr>
            <w:pStyle w:val="Header"/>
            <w:bidi w:val="0"/>
            <w:ind w:right="-115"/>
            <w:jc w:val="right"/>
          </w:pPr>
        </w:p>
      </w:tc>
    </w:tr>
  </w:tbl>
  <w:p w:rsidR="10E7FD70" w:rsidP="10E7FD70" w:rsidRDefault="10E7FD70" w14:paraId="21017652" w14:textId="4698720D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8B6E9D"/>
    <w:multiLevelType w:val="hybridMultilevel"/>
    <w:tmpl w:val="FFFFFFFF"/>
    <w:lvl w:ilvl="0" w:tplc="9ACE71F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w:ilvl="1" w:tplc="904668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A898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CC65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A053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8E48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4B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9860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1065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7CB2174"/>
    <w:multiLevelType w:val="hybridMultilevel"/>
    <w:tmpl w:val="FFFFFFFF"/>
    <w:lvl w:ilvl="0" w:tplc="001A39E2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/>
      </w:rPr>
    </w:lvl>
    <w:lvl w:ilvl="1" w:tplc="E22E78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2A35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ACFDA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2803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440D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908AD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C0BF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7C19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347946173">
    <w:abstractNumId w:val="1"/>
  </w:num>
  <w:num w:numId="2" w16cid:durableId="2061316827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6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D5B"/>
    <w:rsid w:val="000134C4"/>
    <w:rsid w:val="00014885"/>
    <w:rsid w:val="000149AF"/>
    <w:rsid w:val="0001782E"/>
    <w:rsid w:val="00026AED"/>
    <w:rsid w:val="00035615"/>
    <w:rsid w:val="00040A07"/>
    <w:rsid w:val="00041489"/>
    <w:rsid w:val="00046328"/>
    <w:rsid w:val="00046BC7"/>
    <w:rsid w:val="00054E6A"/>
    <w:rsid w:val="00061DAC"/>
    <w:rsid w:val="00064694"/>
    <w:rsid w:val="00064BA9"/>
    <w:rsid w:val="00064D26"/>
    <w:rsid w:val="0006573B"/>
    <w:rsid w:val="00066933"/>
    <w:rsid w:val="00070394"/>
    <w:rsid w:val="00077535"/>
    <w:rsid w:val="000812A7"/>
    <w:rsid w:val="000854EC"/>
    <w:rsid w:val="0008657C"/>
    <w:rsid w:val="0009564F"/>
    <w:rsid w:val="00095A35"/>
    <w:rsid w:val="000A4BB9"/>
    <w:rsid w:val="000A58B3"/>
    <w:rsid w:val="000B1F08"/>
    <w:rsid w:val="000B5030"/>
    <w:rsid w:val="000B7F44"/>
    <w:rsid w:val="000C322A"/>
    <w:rsid w:val="000C7AD0"/>
    <w:rsid w:val="000D4490"/>
    <w:rsid w:val="000D6A54"/>
    <w:rsid w:val="000D6DA6"/>
    <w:rsid w:val="000F0596"/>
    <w:rsid w:val="0010001A"/>
    <w:rsid w:val="00103552"/>
    <w:rsid w:val="00103CCC"/>
    <w:rsid w:val="00105599"/>
    <w:rsid w:val="00106F37"/>
    <w:rsid w:val="00107803"/>
    <w:rsid w:val="00112148"/>
    <w:rsid w:val="00112729"/>
    <w:rsid w:val="00115B51"/>
    <w:rsid w:val="001241F5"/>
    <w:rsid w:val="00130213"/>
    <w:rsid w:val="00130522"/>
    <w:rsid w:val="001351E6"/>
    <w:rsid w:val="00136B70"/>
    <w:rsid w:val="00157D5B"/>
    <w:rsid w:val="00160BC6"/>
    <w:rsid w:val="001663F4"/>
    <w:rsid w:val="0016717F"/>
    <w:rsid w:val="00180348"/>
    <w:rsid w:val="00182B7B"/>
    <w:rsid w:val="00183846"/>
    <w:rsid w:val="00197F0D"/>
    <w:rsid w:val="001A04BB"/>
    <w:rsid w:val="001A72D6"/>
    <w:rsid w:val="001B08DB"/>
    <w:rsid w:val="001C7E00"/>
    <w:rsid w:val="001D0E97"/>
    <w:rsid w:val="001D116B"/>
    <w:rsid w:val="001D5200"/>
    <w:rsid w:val="001E2A7F"/>
    <w:rsid w:val="001E3A55"/>
    <w:rsid w:val="001E7427"/>
    <w:rsid w:val="001F0D82"/>
    <w:rsid w:val="001F7D53"/>
    <w:rsid w:val="002021A6"/>
    <w:rsid w:val="00204076"/>
    <w:rsid w:val="002143D7"/>
    <w:rsid w:val="0022034A"/>
    <w:rsid w:val="0022047D"/>
    <w:rsid w:val="00221ED6"/>
    <w:rsid w:val="00231576"/>
    <w:rsid w:val="00232A41"/>
    <w:rsid w:val="0023307C"/>
    <w:rsid w:val="00244155"/>
    <w:rsid w:val="002465A0"/>
    <w:rsid w:val="00253122"/>
    <w:rsid w:val="002543C5"/>
    <w:rsid w:val="00257B87"/>
    <w:rsid w:val="00261188"/>
    <w:rsid w:val="002635FD"/>
    <w:rsid w:val="002637B6"/>
    <w:rsid w:val="00264154"/>
    <w:rsid w:val="002647DC"/>
    <w:rsid w:val="002746A4"/>
    <w:rsid w:val="00274EC9"/>
    <w:rsid w:val="00277856"/>
    <w:rsid w:val="00280277"/>
    <w:rsid w:val="00281699"/>
    <w:rsid w:val="002839A8"/>
    <w:rsid w:val="00283EDF"/>
    <w:rsid w:val="00287B84"/>
    <w:rsid w:val="00287C54"/>
    <w:rsid w:val="0029464E"/>
    <w:rsid w:val="00296CF8"/>
    <w:rsid w:val="002A062F"/>
    <w:rsid w:val="002A41FE"/>
    <w:rsid w:val="002B4603"/>
    <w:rsid w:val="002C2749"/>
    <w:rsid w:val="002D5B21"/>
    <w:rsid w:val="002E019E"/>
    <w:rsid w:val="002E0775"/>
    <w:rsid w:val="002E0FD1"/>
    <w:rsid w:val="002E14DD"/>
    <w:rsid w:val="002E7AA9"/>
    <w:rsid w:val="002F0AD5"/>
    <w:rsid w:val="002F3F20"/>
    <w:rsid w:val="002F4DF2"/>
    <w:rsid w:val="0030578E"/>
    <w:rsid w:val="003070F3"/>
    <w:rsid w:val="0031061B"/>
    <w:rsid w:val="003131AB"/>
    <w:rsid w:val="0031637F"/>
    <w:rsid w:val="00316F21"/>
    <w:rsid w:val="00327353"/>
    <w:rsid w:val="00334104"/>
    <w:rsid w:val="00337F7B"/>
    <w:rsid w:val="00343B0F"/>
    <w:rsid w:val="0034509E"/>
    <w:rsid w:val="003540F1"/>
    <w:rsid w:val="00366EC3"/>
    <w:rsid w:val="00372570"/>
    <w:rsid w:val="00376E66"/>
    <w:rsid w:val="00377108"/>
    <w:rsid w:val="003815FF"/>
    <w:rsid w:val="00385427"/>
    <w:rsid w:val="00385A94"/>
    <w:rsid w:val="003A0EE4"/>
    <w:rsid w:val="003A18DC"/>
    <w:rsid w:val="003A597B"/>
    <w:rsid w:val="003C1133"/>
    <w:rsid w:val="003C3B31"/>
    <w:rsid w:val="003C7B6E"/>
    <w:rsid w:val="003D05FC"/>
    <w:rsid w:val="003D14EF"/>
    <w:rsid w:val="003D2138"/>
    <w:rsid w:val="003D5257"/>
    <w:rsid w:val="003D7747"/>
    <w:rsid w:val="003E1CAB"/>
    <w:rsid w:val="003F02BA"/>
    <w:rsid w:val="004008C9"/>
    <w:rsid w:val="00411242"/>
    <w:rsid w:val="00411463"/>
    <w:rsid w:val="00411E95"/>
    <w:rsid w:val="004158B0"/>
    <w:rsid w:val="00424880"/>
    <w:rsid w:val="00424DC2"/>
    <w:rsid w:val="00427E8A"/>
    <w:rsid w:val="00433746"/>
    <w:rsid w:val="004347C3"/>
    <w:rsid w:val="0044158A"/>
    <w:rsid w:val="00443B1E"/>
    <w:rsid w:val="0045187D"/>
    <w:rsid w:val="00453B30"/>
    <w:rsid w:val="00453F3F"/>
    <w:rsid w:val="0045676B"/>
    <w:rsid w:val="0046207A"/>
    <w:rsid w:val="00474981"/>
    <w:rsid w:val="004810BF"/>
    <w:rsid w:val="00481F40"/>
    <w:rsid w:val="00484CDC"/>
    <w:rsid w:val="004851BB"/>
    <w:rsid w:val="00486780"/>
    <w:rsid w:val="004876BC"/>
    <w:rsid w:val="004A08CE"/>
    <w:rsid w:val="004A23DE"/>
    <w:rsid w:val="004A5709"/>
    <w:rsid w:val="004A639C"/>
    <w:rsid w:val="004B0C11"/>
    <w:rsid w:val="004B1AAF"/>
    <w:rsid w:val="004B4FA0"/>
    <w:rsid w:val="004B7829"/>
    <w:rsid w:val="004C32CF"/>
    <w:rsid w:val="004C5F84"/>
    <w:rsid w:val="004C6A30"/>
    <w:rsid w:val="004D0293"/>
    <w:rsid w:val="004D1642"/>
    <w:rsid w:val="004E0EC8"/>
    <w:rsid w:val="004F044A"/>
    <w:rsid w:val="004F1646"/>
    <w:rsid w:val="004F7F7F"/>
    <w:rsid w:val="00512EF6"/>
    <w:rsid w:val="0052575A"/>
    <w:rsid w:val="00534625"/>
    <w:rsid w:val="00537A37"/>
    <w:rsid w:val="00542DC7"/>
    <w:rsid w:val="00546D39"/>
    <w:rsid w:val="00552A3B"/>
    <w:rsid w:val="00564196"/>
    <w:rsid w:val="00571112"/>
    <w:rsid w:val="005725AB"/>
    <w:rsid w:val="00573855"/>
    <w:rsid w:val="0057661E"/>
    <w:rsid w:val="00586B75"/>
    <w:rsid w:val="00593C81"/>
    <w:rsid w:val="005A6A81"/>
    <w:rsid w:val="005B05E3"/>
    <w:rsid w:val="005B1B40"/>
    <w:rsid w:val="005B22A2"/>
    <w:rsid w:val="005B7122"/>
    <w:rsid w:val="005C1700"/>
    <w:rsid w:val="005C33FE"/>
    <w:rsid w:val="005C7EA3"/>
    <w:rsid w:val="005D7297"/>
    <w:rsid w:val="005D7BDB"/>
    <w:rsid w:val="005E24F5"/>
    <w:rsid w:val="005F25D6"/>
    <w:rsid w:val="005F2775"/>
    <w:rsid w:val="005F34C9"/>
    <w:rsid w:val="005F5EA4"/>
    <w:rsid w:val="005F70E7"/>
    <w:rsid w:val="006002A0"/>
    <w:rsid w:val="0060055D"/>
    <w:rsid w:val="006021AF"/>
    <w:rsid w:val="00605355"/>
    <w:rsid w:val="00611212"/>
    <w:rsid w:val="00613778"/>
    <w:rsid w:val="006170E5"/>
    <w:rsid w:val="00622E71"/>
    <w:rsid w:val="00630953"/>
    <w:rsid w:val="00634CB8"/>
    <w:rsid w:val="00637043"/>
    <w:rsid w:val="00640D51"/>
    <w:rsid w:val="006449F9"/>
    <w:rsid w:val="00645E76"/>
    <w:rsid w:val="00647AE3"/>
    <w:rsid w:val="0065057E"/>
    <w:rsid w:val="00651B65"/>
    <w:rsid w:val="006552D0"/>
    <w:rsid w:val="00656266"/>
    <w:rsid w:val="006563D2"/>
    <w:rsid w:val="0066019A"/>
    <w:rsid w:val="00663A4F"/>
    <w:rsid w:val="006794F6"/>
    <w:rsid w:val="00691A8D"/>
    <w:rsid w:val="00692946"/>
    <w:rsid w:val="006936FB"/>
    <w:rsid w:val="006A26C9"/>
    <w:rsid w:val="006A28BD"/>
    <w:rsid w:val="006A5600"/>
    <w:rsid w:val="006B25C3"/>
    <w:rsid w:val="006B3B9A"/>
    <w:rsid w:val="006B3CFE"/>
    <w:rsid w:val="006B5E7E"/>
    <w:rsid w:val="006C1DD0"/>
    <w:rsid w:val="006C3F4B"/>
    <w:rsid w:val="006C5373"/>
    <w:rsid w:val="006D1BE8"/>
    <w:rsid w:val="006D69A5"/>
    <w:rsid w:val="006E04E6"/>
    <w:rsid w:val="006E54ED"/>
    <w:rsid w:val="006E6227"/>
    <w:rsid w:val="006E6EBC"/>
    <w:rsid w:val="006E7428"/>
    <w:rsid w:val="006F0D76"/>
    <w:rsid w:val="006F272F"/>
    <w:rsid w:val="006F7C6B"/>
    <w:rsid w:val="00704177"/>
    <w:rsid w:val="007107E0"/>
    <w:rsid w:val="007118E0"/>
    <w:rsid w:val="00715665"/>
    <w:rsid w:val="0073290B"/>
    <w:rsid w:val="00735D8F"/>
    <w:rsid w:val="00741684"/>
    <w:rsid w:val="00741A5D"/>
    <w:rsid w:val="00744681"/>
    <w:rsid w:val="00745345"/>
    <w:rsid w:val="0074799B"/>
    <w:rsid w:val="007547E4"/>
    <w:rsid w:val="0076303A"/>
    <w:rsid w:val="00764574"/>
    <w:rsid w:val="007651D0"/>
    <w:rsid w:val="007756EB"/>
    <w:rsid w:val="0077725D"/>
    <w:rsid w:val="00784F17"/>
    <w:rsid w:val="00785369"/>
    <w:rsid w:val="00790145"/>
    <w:rsid w:val="007A514F"/>
    <w:rsid w:val="007A6988"/>
    <w:rsid w:val="007B0474"/>
    <w:rsid w:val="007B0559"/>
    <w:rsid w:val="007D460A"/>
    <w:rsid w:val="007D5E54"/>
    <w:rsid w:val="007D7C96"/>
    <w:rsid w:val="007E05D2"/>
    <w:rsid w:val="007E1833"/>
    <w:rsid w:val="007E1888"/>
    <w:rsid w:val="007E2C55"/>
    <w:rsid w:val="007E4B45"/>
    <w:rsid w:val="007E6475"/>
    <w:rsid w:val="008033AA"/>
    <w:rsid w:val="00804DCA"/>
    <w:rsid w:val="00804F87"/>
    <w:rsid w:val="00805880"/>
    <w:rsid w:val="0080618F"/>
    <w:rsid w:val="008067A2"/>
    <w:rsid w:val="0080793F"/>
    <w:rsid w:val="00807D20"/>
    <w:rsid w:val="00812C5A"/>
    <w:rsid w:val="008130C3"/>
    <w:rsid w:val="008223C0"/>
    <w:rsid w:val="00823236"/>
    <w:rsid w:val="00823460"/>
    <w:rsid w:val="00823EA7"/>
    <w:rsid w:val="00826DD1"/>
    <w:rsid w:val="00837201"/>
    <w:rsid w:val="00837B70"/>
    <w:rsid w:val="008424FF"/>
    <w:rsid w:val="008438A8"/>
    <w:rsid w:val="00845B38"/>
    <w:rsid w:val="0085098D"/>
    <w:rsid w:val="008525D5"/>
    <w:rsid w:val="008533B6"/>
    <w:rsid w:val="00853621"/>
    <w:rsid w:val="00857934"/>
    <w:rsid w:val="00861E0A"/>
    <w:rsid w:val="00863679"/>
    <w:rsid w:val="008722A0"/>
    <w:rsid w:val="00873421"/>
    <w:rsid w:val="008832C3"/>
    <w:rsid w:val="00883909"/>
    <w:rsid w:val="00883DDE"/>
    <w:rsid w:val="00885A54"/>
    <w:rsid w:val="00890D2C"/>
    <w:rsid w:val="008926DD"/>
    <w:rsid w:val="0089319F"/>
    <w:rsid w:val="00895D80"/>
    <w:rsid w:val="00896EC5"/>
    <w:rsid w:val="008A5608"/>
    <w:rsid w:val="008B0637"/>
    <w:rsid w:val="008C2894"/>
    <w:rsid w:val="008C2BD6"/>
    <w:rsid w:val="008C50B5"/>
    <w:rsid w:val="008C5843"/>
    <w:rsid w:val="008D0A6E"/>
    <w:rsid w:val="008D0F5D"/>
    <w:rsid w:val="008D27D1"/>
    <w:rsid w:val="008E0BBF"/>
    <w:rsid w:val="008E1B5B"/>
    <w:rsid w:val="008E4234"/>
    <w:rsid w:val="008E7F6A"/>
    <w:rsid w:val="008F1D32"/>
    <w:rsid w:val="008F3325"/>
    <w:rsid w:val="008F5AD2"/>
    <w:rsid w:val="008F5FD3"/>
    <w:rsid w:val="00903994"/>
    <w:rsid w:val="00904B5D"/>
    <w:rsid w:val="00912D8A"/>
    <w:rsid w:val="009251E3"/>
    <w:rsid w:val="009301E1"/>
    <w:rsid w:val="009356C1"/>
    <w:rsid w:val="00936936"/>
    <w:rsid w:val="00936E16"/>
    <w:rsid w:val="0095468C"/>
    <w:rsid w:val="009610E6"/>
    <w:rsid w:val="009662B0"/>
    <w:rsid w:val="009667DD"/>
    <w:rsid w:val="00971EC7"/>
    <w:rsid w:val="0097551C"/>
    <w:rsid w:val="00977050"/>
    <w:rsid w:val="009872CB"/>
    <w:rsid w:val="009922CD"/>
    <w:rsid w:val="009A116D"/>
    <w:rsid w:val="009A143E"/>
    <w:rsid w:val="009A1C84"/>
    <w:rsid w:val="009A573A"/>
    <w:rsid w:val="009A5870"/>
    <w:rsid w:val="009A77D5"/>
    <w:rsid w:val="009B06CC"/>
    <w:rsid w:val="009B0DAF"/>
    <w:rsid w:val="009B2AEA"/>
    <w:rsid w:val="009C2BDA"/>
    <w:rsid w:val="009C4A2E"/>
    <w:rsid w:val="009D1118"/>
    <w:rsid w:val="009D5B33"/>
    <w:rsid w:val="009D7620"/>
    <w:rsid w:val="009E62A2"/>
    <w:rsid w:val="009F6D3B"/>
    <w:rsid w:val="00A06AB6"/>
    <w:rsid w:val="00A139CB"/>
    <w:rsid w:val="00A22211"/>
    <w:rsid w:val="00A24D1C"/>
    <w:rsid w:val="00A25E44"/>
    <w:rsid w:val="00A31FAF"/>
    <w:rsid w:val="00A32404"/>
    <w:rsid w:val="00A3464B"/>
    <w:rsid w:val="00A353CF"/>
    <w:rsid w:val="00A375D6"/>
    <w:rsid w:val="00A422E4"/>
    <w:rsid w:val="00A46601"/>
    <w:rsid w:val="00A61578"/>
    <w:rsid w:val="00A63E02"/>
    <w:rsid w:val="00A71835"/>
    <w:rsid w:val="00A7522F"/>
    <w:rsid w:val="00A81A46"/>
    <w:rsid w:val="00A823D4"/>
    <w:rsid w:val="00A84E98"/>
    <w:rsid w:val="00A85D77"/>
    <w:rsid w:val="00A87CB7"/>
    <w:rsid w:val="00A9227D"/>
    <w:rsid w:val="00A93A91"/>
    <w:rsid w:val="00A945E8"/>
    <w:rsid w:val="00A9518E"/>
    <w:rsid w:val="00A95498"/>
    <w:rsid w:val="00A95C45"/>
    <w:rsid w:val="00A95E5A"/>
    <w:rsid w:val="00A9767F"/>
    <w:rsid w:val="00AA02E5"/>
    <w:rsid w:val="00AB517E"/>
    <w:rsid w:val="00AC037F"/>
    <w:rsid w:val="00AC0791"/>
    <w:rsid w:val="00AC3320"/>
    <w:rsid w:val="00AC7CC9"/>
    <w:rsid w:val="00AD1C87"/>
    <w:rsid w:val="00AD24CE"/>
    <w:rsid w:val="00AD5759"/>
    <w:rsid w:val="00AF143A"/>
    <w:rsid w:val="00AF7B73"/>
    <w:rsid w:val="00B03B05"/>
    <w:rsid w:val="00B06D0C"/>
    <w:rsid w:val="00B1140D"/>
    <w:rsid w:val="00B117CB"/>
    <w:rsid w:val="00B13B20"/>
    <w:rsid w:val="00B44C77"/>
    <w:rsid w:val="00B46096"/>
    <w:rsid w:val="00B631BF"/>
    <w:rsid w:val="00B6547C"/>
    <w:rsid w:val="00B65726"/>
    <w:rsid w:val="00B6673B"/>
    <w:rsid w:val="00B70759"/>
    <w:rsid w:val="00B826C8"/>
    <w:rsid w:val="00B83EE6"/>
    <w:rsid w:val="00B963EF"/>
    <w:rsid w:val="00B97AA1"/>
    <w:rsid w:val="00BA032A"/>
    <w:rsid w:val="00BA18BF"/>
    <w:rsid w:val="00BA2A83"/>
    <w:rsid w:val="00BA50A5"/>
    <w:rsid w:val="00BB3D41"/>
    <w:rsid w:val="00BB57D3"/>
    <w:rsid w:val="00BC056C"/>
    <w:rsid w:val="00BC08A2"/>
    <w:rsid w:val="00BC2010"/>
    <w:rsid w:val="00BC28DB"/>
    <w:rsid w:val="00BC5F34"/>
    <w:rsid w:val="00BD063D"/>
    <w:rsid w:val="00BD0D3A"/>
    <w:rsid w:val="00BD2B48"/>
    <w:rsid w:val="00BD506C"/>
    <w:rsid w:val="00BD6DFB"/>
    <w:rsid w:val="00BE3AAD"/>
    <w:rsid w:val="00BE48AE"/>
    <w:rsid w:val="00BE5BC6"/>
    <w:rsid w:val="00BE716C"/>
    <w:rsid w:val="00BF1ADA"/>
    <w:rsid w:val="00C001CB"/>
    <w:rsid w:val="00C02682"/>
    <w:rsid w:val="00C11F43"/>
    <w:rsid w:val="00C121D5"/>
    <w:rsid w:val="00C12217"/>
    <w:rsid w:val="00C12E8B"/>
    <w:rsid w:val="00C152D2"/>
    <w:rsid w:val="00C20816"/>
    <w:rsid w:val="00C24FB0"/>
    <w:rsid w:val="00C32399"/>
    <w:rsid w:val="00C32CF5"/>
    <w:rsid w:val="00C333D0"/>
    <w:rsid w:val="00C3438C"/>
    <w:rsid w:val="00C36B82"/>
    <w:rsid w:val="00C376CD"/>
    <w:rsid w:val="00C40295"/>
    <w:rsid w:val="00C4210C"/>
    <w:rsid w:val="00C546F7"/>
    <w:rsid w:val="00C60F41"/>
    <w:rsid w:val="00C714AF"/>
    <w:rsid w:val="00C7429C"/>
    <w:rsid w:val="00C74A9C"/>
    <w:rsid w:val="00C83B00"/>
    <w:rsid w:val="00C86879"/>
    <w:rsid w:val="00C8745C"/>
    <w:rsid w:val="00C87F4E"/>
    <w:rsid w:val="00C946AF"/>
    <w:rsid w:val="00CA1E40"/>
    <w:rsid w:val="00CA4CBB"/>
    <w:rsid w:val="00CA578F"/>
    <w:rsid w:val="00CA5D22"/>
    <w:rsid w:val="00CB1086"/>
    <w:rsid w:val="00CB3D3F"/>
    <w:rsid w:val="00CB7E30"/>
    <w:rsid w:val="00CC7774"/>
    <w:rsid w:val="00CD266F"/>
    <w:rsid w:val="00CF09E8"/>
    <w:rsid w:val="00CF0E8E"/>
    <w:rsid w:val="00CF3C19"/>
    <w:rsid w:val="00CF573C"/>
    <w:rsid w:val="00D00565"/>
    <w:rsid w:val="00D023BC"/>
    <w:rsid w:val="00D034CA"/>
    <w:rsid w:val="00D10C55"/>
    <w:rsid w:val="00D12DF5"/>
    <w:rsid w:val="00D1712B"/>
    <w:rsid w:val="00D2204F"/>
    <w:rsid w:val="00D2220F"/>
    <w:rsid w:val="00D24E0A"/>
    <w:rsid w:val="00D264F9"/>
    <w:rsid w:val="00D27733"/>
    <w:rsid w:val="00D3285E"/>
    <w:rsid w:val="00D3793A"/>
    <w:rsid w:val="00D37E31"/>
    <w:rsid w:val="00D40202"/>
    <w:rsid w:val="00D40AF4"/>
    <w:rsid w:val="00D51165"/>
    <w:rsid w:val="00D57638"/>
    <w:rsid w:val="00D60993"/>
    <w:rsid w:val="00D64606"/>
    <w:rsid w:val="00D65A5E"/>
    <w:rsid w:val="00D73F88"/>
    <w:rsid w:val="00D7570F"/>
    <w:rsid w:val="00D917E9"/>
    <w:rsid w:val="00D94932"/>
    <w:rsid w:val="00D957AB"/>
    <w:rsid w:val="00D960FC"/>
    <w:rsid w:val="00DA093E"/>
    <w:rsid w:val="00DB4978"/>
    <w:rsid w:val="00DC1C43"/>
    <w:rsid w:val="00DC3105"/>
    <w:rsid w:val="00DC55DF"/>
    <w:rsid w:val="00DC750D"/>
    <w:rsid w:val="00DD14A6"/>
    <w:rsid w:val="00DD1B36"/>
    <w:rsid w:val="00DD339D"/>
    <w:rsid w:val="00DE3A2F"/>
    <w:rsid w:val="00DF24A2"/>
    <w:rsid w:val="00DF52C4"/>
    <w:rsid w:val="00DF70FC"/>
    <w:rsid w:val="00E063D5"/>
    <w:rsid w:val="00E11E7D"/>
    <w:rsid w:val="00E11F6C"/>
    <w:rsid w:val="00E1429A"/>
    <w:rsid w:val="00E16942"/>
    <w:rsid w:val="00E20896"/>
    <w:rsid w:val="00E326C3"/>
    <w:rsid w:val="00E3305E"/>
    <w:rsid w:val="00E3536A"/>
    <w:rsid w:val="00E374CC"/>
    <w:rsid w:val="00E41BA2"/>
    <w:rsid w:val="00E43929"/>
    <w:rsid w:val="00E55C90"/>
    <w:rsid w:val="00E575A8"/>
    <w:rsid w:val="00E60FE9"/>
    <w:rsid w:val="00E62162"/>
    <w:rsid w:val="00E6401A"/>
    <w:rsid w:val="00E715BA"/>
    <w:rsid w:val="00E728CD"/>
    <w:rsid w:val="00E751B1"/>
    <w:rsid w:val="00E77E5B"/>
    <w:rsid w:val="00E828D2"/>
    <w:rsid w:val="00E82C9E"/>
    <w:rsid w:val="00E85988"/>
    <w:rsid w:val="00E92FB9"/>
    <w:rsid w:val="00EA03BA"/>
    <w:rsid w:val="00EA3891"/>
    <w:rsid w:val="00EB0945"/>
    <w:rsid w:val="00EB3132"/>
    <w:rsid w:val="00EB3470"/>
    <w:rsid w:val="00EB4851"/>
    <w:rsid w:val="00EC0B40"/>
    <w:rsid w:val="00EC5899"/>
    <w:rsid w:val="00EC652B"/>
    <w:rsid w:val="00ED1C4B"/>
    <w:rsid w:val="00ED3051"/>
    <w:rsid w:val="00ED4B14"/>
    <w:rsid w:val="00ED71D9"/>
    <w:rsid w:val="00EE6E9E"/>
    <w:rsid w:val="00EF098F"/>
    <w:rsid w:val="00EF2108"/>
    <w:rsid w:val="00EF5E73"/>
    <w:rsid w:val="00EF7F77"/>
    <w:rsid w:val="00F0467C"/>
    <w:rsid w:val="00F26E45"/>
    <w:rsid w:val="00F27575"/>
    <w:rsid w:val="00F3116B"/>
    <w:rsid w:val="00F3335D"/>
    <w:rsid w:val="00F33A23"/>
    <w:rsid w:val="00F36D7D"/>
    <w:rsid w:val="00F477A3"/>
    <w:rsid w:val="00F542E2"/>
    <w:rsid w:val="00F5683C"/>
    <w:rsid w:val="00F60A99"/>
    <w:rsid w:val="00F63E70"/>
    <w:rsid w:val="00F75651"/>
    <w:rsid w:val="00F80191"/>
    <w:rsid w:val="00F81A0A"/>
    <w:rsid w:val="00F82449"/>
    <w:rsid w:val="00F82BC9"/>
    <w:rsid w:val="00F904B8"/>
    <w:rsid w:val="00F924F4"/>
    <w:rsid w:val="00FA0EA4"/>
    <w:rsid w:val="00FA4854"/>
    <w:rsid w:val="00FA7202"/>
    <w:rsid w:val="00FA784B"/>
    <w:rsid w:val="00FA7BE0"/>
    <w:rsid w:val="00FB035C"/>
    <w:rsid w:val="00FB0CFD"/>
    <w:rsid w:val="00FB3C36"/>
    <w:rsid w:val="00FC40CC"/>
    <w:rsid w:val="00FC62CA"/>
    <w:rsid w:val="00FD1F8F"/>
    <w:rsid w:val="00FD340B"/>
    <w:rsid w:val="00FD348C"/>
    <w:rsid w:val="00FD5F85"/>
    <w:rsid w:val="00FE3541"/>
    <w:rsid w:val="00FE375E"/>
    <w:rsid w:val="00FF0365"/>
    <w:rsid w:val="01A502A0"/>
    <w:rsid w:val="02246D27"/>
    <w:rsid w:val="026D2E2F"/>
    <w:rsid w:val="045B202D"/>
    <w:rsid w:val="04885686"/>
    <w:rsid w:val="05A59A61"/>
    <w:rsid w:val="06216D02"/>
    <w:rsid w:val="06E2097D"/>
    <w:rsid w:val="07333AA5"/>
    <w:rsid w:val="07BFE13C"/>
    <w:rsid w:val="07D2D4A6"/>
    <w:rsid w:val="08C3472F"/>
    <w:rsid w:val="08F59600"/>
    <w:rsid w:val="0A581777"/>
    <w:rsid w:val="0AB82C99"/>
    <w:rsid w:val="0D1A0DB0"/>
    <w:rsid w:val="0D6831E0"/>
    <w:rsid w:val="0D6F2E1A"/>
    <w:rsid w:val="0D9D1F1F"/>
    <w:rsid w:val="0E0EA56F"/>
    <w:rsid w:val="0E114FBB"/>
    <w:rsid w:val="0EE0A24D"/>
    <w:rsid w:val="0F50E24E"/>
    <w:rsid w:val="0FAF87B2"/>
    <w:rsid w:val="100BBF50"/>
    <w:rsid w:val="10E7FD70"/>
    <w:rsid w:val="11C78A68"/>
    <w:rsid w:val="129B551B"/>
    <w:rsid w:val="129E5FAA"/>
    <w:rsid w:val="12F55572"/>
    <w:rsid w:val="1384F124"/>
    <w:rsid w:val="13A0CD05"/>
    <w:rsid w:val="144FF567"/>
    <w:rsid w:val="1490197F"/>
    <w:rsid w:val="162757D8"/>
    <w:rsid w:val="162CCF09"/>
    <w:rsid w:val="169A2B61"/>
    <w:rsid w:val="16B544B4"/>
    <w:rsid w:val="176320F7"/>
    <w:rsid w:val="1840771C"/>
    <w:rsid w:val="184FBCF6"/>
    <w:rsid w:val="19BFEAFB"/>
    <w:rsid w:val="19E831CF"/>
    <w:rsid w:val="1A109D9B"/>
    <w:rsid w:val="1A3750CE"/>
    <w:rsid w:val="1AF034E8"/>
    <w:rsid w:val="1BC44F0B"/>
    <w:rsid w:val="1BDD9263"/>
    <w:rsid w:val="1BFAB200"/>
    <w:rsid w:val="1CF7E5C8"/>
    <w:rsid w:val="1D05DC69"/>
    <w:rsid w:val="1D09282E"/>
    <w:rsid w:val="1DA296F5"/>
    <w:rsid w:val="1E23FF8D"/>
    <w:rsid w:val="1E2F6F0C"/>
    <w:rsid w:val="1E5E4897"/>
    <w:rsid w:val="1EE79923"/>
    <w:rsid w:val="1F30D4CD"/>
    <w:rsid w:val="1F8458BF"/>
    <w:rsid w:val="200AD281"/>
    <w:rsid w:val="206FAB22"/>
    <w:rsid w:val="209A9078"/>
    <w:rsid w:val="20C9AED6"/>
    <w:rsid w:val="20E2BC54"/>
    <w:rsid w:val="215E2FF5"/>
    <w:rsid w:val="21CAB4C2"/>
    <w:rsid w:val="21FB522A"/>
    <w:rsid w:val="220A1AA1"/>
    <w:rsid w:val="224A125D"/>
    <w:rsid w:val="226F8883"/>
    <w:rsid w:val="238CB6C6"/>
    <w:rsid w:val="24512B14"/>
    <w:rsid w:val="24B360B7"/>
    <w:rsid w:val="251A14C2"/>
    <w:rsid w:val="259484AE"/>
    <w:rsid w:val="26072EAA"/>
    <w:rsid w:val="26553B5A"/>
    <w:rsid w:val="266E6394"/>
    <w:rsid w:val="288115E3"/>
    <w:rsid w:val="293FD770"/>
    <w:rsid w:val="29661F99"/>
    <w:rsid w:val="2A2ED113"/>
    <w:rsid w:val="2ABF5045"/>
    <w:rsid w:val="2AC17142"/>
    <w:rsid w:val="2AFAD852"/>
    <w:rsid w:val="2B716971"/>
    <w:rsid w:val="2BC0841C"/>
    <w:rsid w:val="2C07C13F"/>
    <w:rsid w:val="2D87D845"/>
    <w:rsid w:val="2DC0617F"/>
    <w:rsid w:val="2E342250"/>
    <w:rsid w:val="2E51DDD0"/>
    <w:rsid w:val="2EA8E50D"/>
    <w:rsid w:val="301E5F97"/>
    <w:rsid w:val="3057ED1D"/>
    <w:rsid w:val="30FE1BD2"/>
    <w:rsid w:val="31D9056F"/>
    <w:rsid w:val="3269CF54"/>
    <w:rsid w:val="3344CE11"/>
    <w:rsid w:val="33468DAE"/>
    <w:rsid w:val="33BD3D76"/>
    <w:rsid w:val="35D21290"/>
    <w:rsid w:val="3609E0C7"/>
    <w:rsid w:val="362C6FE0"/>
    <w:rsid w:val="367481C6"/>
    <w:rsid w:val="36D63355"/>
    <w:rsid w:val="37124696"/>
    <w:rsid w:val="3770791D"/>
    <w:rsid w:val="385519EF"/>
    <w:rsid w:val="387667A2"/>
    <w:rsid w:val="38803FC8"/>
    <w:rsid w:val="38B354DD"/>
    <w:rsid w:val="3A4DCC8B"/>
    <w:rsid w:val="3B9CCE1F"/>
    <w:rsid w:val="3C42FD65"/>
    <w:rsid w:val="3DF7D02B"/>
    <w:rsid w:val="3DFC92C3"/>
    <w:rsid w:val="3E3CFC3E"/>
    <w:rsid w:val="3E5D83F7"/>
    <w:rsid w:val="40073D82"/>
    <w:rsid w:val="42520CB2"/>
    <w:rsid w:val="42D4DE92"/>
    <w:rsid w:val="431D9985"/>
    <w:rsid w:val="4426CC13"/>
    <w:rsid w:val="449AFED6"/>
    <w:rsid w:val="4512109E"/>
    <w:rsid w:val="459122C1"/>
    <w:rsid w:val="46C57E66"/>
    <w:rsid w:val="47CA8357"/>
    <w:rsid w:val="48442854"/>
    <w:rsid w:val="48513F8B"/>
    <w:rsid w:val="489E3CB0"/>
    <w:rsid w:val="49C1A7FB"/>
    <w:rsid w:val="49CDB41D"/>
    <w:rsid w:val="4AD7EDFA"/>
    <w:rsid w:val="4B1C61D0"/>
    <w:rsid w:val="4B79FA3E"/>
    <w:rsid w:val="4C7912BF"/>
    <w:rsid w:val="4CF05178"/>
    <w:rsid w:val="4CF51551"/>
    <w:rsid w:val="4E4D40B6"/>
    <w:rsid w:val="4F42104E"/>
    <w:rsid w:val="4F72C5F0"/>
    <w:rsid w:val="4FF669DB"/>
    <w:rsid w:val="506E2DA2"/>
    <w:rsid w:val="50726A9E"/>
    <w:rsid w:val="50904749"/>
    <w:rsid w:val="5111C2A7"/>
    <w:rsid w:val="5115D37B"/>
    <w:rsid w:val="51359CBF"/>
    <w:rsid w:val="517C2375"/>
    <w:rsid w:val="520326C5"/>
    <w:rsid w:val="522D608A"/>
    <w:rsid w:val="52D2B8EF"/>
    <w:rsid w:val="53541C77"/>
    <w:rsid w:val="546F2732"/>
    <w:rsid w:val="550A8F20"/>
    <w:rsid w:val="571EBB0C"/>
    <w:rsid w:val="59E06AF5"/>
    <w:rsid w:val="5A5C2D82"/>
    <w:rsid w:val="5B1EED32"/>
    <w:rsid w:val="5C4E3EA2"/>
    <w:rsid w:val="5C90DD5E"/>
    <w:rsid w:val="5C9CACC6"/>
    <w:rsid w:val="5ECA9E25"/>
    <w:rsid w:val="5FA3B089"/>
    <w:rsid w:val="615DA7BD"/>
    <w:rsid w:val="62832743"/>
    <w:rsid w:val="63B23164"/>
    <w:rsid w:val="63E0C8C3"/>
    <w:rsid w:val="64B933C2"/>
    <w:rsid w:val="64F85FD0"/>
    <w:rsid w:val="65CCF421"/>
    <w:rsid w:val="66C9811A"/>
    <w:rsid w:val="67A5BD21"/>
    <w:rsid w:val="6825C893"/>
    <w:rsid w:val="68BECBA6"/>
    <w:rsid w:val="69C46BD7"/>
    <w:rsid w:val="69CA00AA"/>
    <w:rsid w:val="69F8ED43"/>
    <w:rsid w:val="6B82EED4"/>
    <w:rsid w:val="6C081E6B"/>
    <w:rsid w:val="6C6BA00B"/>
    <w:rsid w:val="6CB3FDBD"/>
    <w:rsid w:val="6CBC8A87"/>
    <w:rsid w:val="6E9702DB"/>
    <w:rsid w:val="726959C5"/>
    <w:rsid w:val="726E7406"/>
    <w:rsid w:val="72E7A1E6"/>
    <w:rsid w:val="73010391"/>
    <w:rsid w:val="7438DAD1"/>
    <w:rsid w:val="74672E57"/>
    <w:rsid w:val="75231E89"/>
    <w:rsid w:val="76C0A2FF"/>
    <w:rsid w:val="7737F191"/>
    <w:rsid w:val="77C2966A"/>
    <w:rsid w:val="78BD9426"/>
    <w:rsid w:val="79850C71"/>
    <w:rsid w:val="7A53746F"/>
    <w:rsid w:val="7A7850C7"/>
    <w:rsid w:val="7ACE8A04"/>
    <w:rsid w:val="7ADDAB76"/>
    <w:rsid w:val="7B28B7B2"/>
    <w:rsid w:val="7BD7E610"/>
    <w:rsid w:val="7BEF7443"/>
    <w:rsid w:val="7C6BDFB6"/>
    <w:rsid w:val="7C730566"/>
    <w:rsid w:val="7D05005B"/>
    <w:rsid w:val="7D87750A"/>
    <w:rsid w:val="7D8D8CDF"/>
    <w:rsid w:val="7DE94FC1"/>
    <w:rsid w:val="7DF054F2"/>
    <w:rsid w:val="7DFE1151"/>
    <w:rsid w:val="7E246955"/>
    <w:rsid w:val="7EA6B61D"/>
    <w:rsid w:val="7F0952C1"/>
    <w:rsid w:val="7FEBE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0C1F6"/>
  <w15:chartTrackingRefBased/>
  <w15:docId w15:val="{69CD60B8-F542-45A7-908E-D25F8BCC69F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24DC2"/>
  </w:style>
  <w:style w:type="paragraph" w:styleId="Heading1">
    <w:name w:val="heading 1"/>
    <w:basedOn w:val="Normal"/>
    <w:next w:val="Normal"/>
    <w:uiPriority w:val="9"/>
    <w:qFormat/>
    <w:rsid w:val="00157D5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157D5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0157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57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57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57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uiPriority w:val="9"/>
    <w:semiHidden/>
    <w:unhideWhenUsed/>
    <w:qFormat/>
    <w:rsid w:val="00157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uiPriority w:val="9"/>
    <w:semiHidden/>
    <w:unhideWhenUsed/>
    <w:qFormat/>
    <w:rsid w:val="00157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uiPriority w:val="9"/>
    <w:semiHidden/>
    <w:unhideWhenUsed/>
    <w:qFormat/>
    <w:rsid w:val="00157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Heading">
    <w:name w:val="TOC Heading"/>
    <w:basedOn w:val="Heading1"/>
    <w:next w:val="Normal"/>
    <w:uiPriority w:val="39"/>
    <w:unhideWhenUsed/>
    <w:qFormat/>
    <w:rsid w:val="00DA093E"/>
    <w:pPr>
      <w:spacing w:before="240" w:after="0"/>
      <w:outlineLvl w:val="9"/>
    </w:pPr>
    <w:rPr>
      <w:kern w:val="0"/>
      <w:sz w:val="32"/>
      <w:szCs w:val="32"/>
      <w:lang w:eastAsia="nl-NL"/>
      <w14:ligatures w14:val="none"/>
    </w:rPr>
  </w:style>
  <w:style w:type="character" w:styleId="TitleChar1" w:customStyle="1">
    <w:name w:val="Title Char1"/>
    <w:basedOn w:val="DefaultParagraphFont"/>
    <w:uiPriority w:val="10"/>
    <w:rsid w:val="00DA093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DA093E"/>
    <w:rPr>
      <w:rFonts w:eastAsiaTheme="majorEastAsia" w:cstheme="majorBidi"/>
      <w:color w:val="000000" w:themeColor="text1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DA093E"/>
    <w:rPr>
      <w:i/>
      <w:iCs/>
      <w:color w:val="000000" w:themeColor="text1"/>
    </w:rPr>
  </w:style>
  <w:style w:type="character" w:styleId="IntenseQuoteChar1" w:customStyle="1">
    <w:name w:val="Intense Quote Char1"/>
    <w:basedOn w:val="DefaultParagraphFont"/>
    <w:uiPriority w:val="30"/>
    <w:rsid w:val="00DA093E"/>
    <w:rPr>
      <w:i/>
      <w:iCs/>
      <w:color w:val="0F4761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8832C3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8832C3"/>
    <w:rPr>
      <w:color w:val="467886" w:themeColor="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8E423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6B25C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B25C3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157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D5B"/>
    <w:rPr>
      <w:b/>
      <w:bCs/>
      <w:smallCaps/>
      <w:color w:val="0F4761" w:themeColor="accent1" w:themeShade="BF"/>
      <w:spacing w:val="5"/>
    </w:rPr>
  </w:style>
  <w:style w:type="character" w:styleId="Heading1Char" w:customStyle="1">
    <w:name w:val="Heading 1 Char"/>
    <w:basedOn w:val="DefaultParagraphFont"/>
    <w:uiPriority w:val="9"/>
    <w:rsid w:val="00424DC2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rsid w:val="00424DC2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rsid w:val="00424DC2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rsid w:val="00424DC2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rsid w:val="00424DC2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rsid w:val="00424DC2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rsid w:val="00424DC2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rsid w:val="00424DC2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rsid w:val="00424DC2"/>
    <w:rPr>
      <w:rFonts w:eastAsiaTheme="majorEastAsia" w:cstheme="majorBidi"/>
      <w:color w:val="272727" w:themeColor="text1" w:themeTint="D8"/>
    </w:rPr>
  </w:style>
  <w:style w:type="paragraph" w:styleId="Header">
    <w:uiPriority w:val="99"/>
    <w:name w:val="header"/>
    <w:basedOn w:val="Normal"/>
    <w:unhideWhenUsed/>
    <w:rsid w:val="10E7FD7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E7FD7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yperlink" Target="https://yoga-beaver-99040846.figma.site/" TargetMode="Externa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4.png" Id="rId11" /><Relationship Type="http://schemas.openxmlformats.org/officeDocument/2006/relationships/styles" Target="styles.xml" Id="rId5" /><Relationship Type="http://schemas.openxmlformats.org/officeDocument/2006/relationships/image" Target="media/image7.png" Id="rId15" /><Relationship Type="http://schemas.openxmlformats.org/officeDocument/2006/relationships/image" Target="media/image3.png" Id="rId10" /><Relationship Type="http://schemas.openxmlformats.org/officeDocument/2006/relationships/numbering" Target="numbering.xml" Id="rId4" /><Relationship Type="http://schemas.openxmlformats.org/officeDocument/2006/relationships/image" Target="media/image2.png" Id="rId9" /><Relationship Type="http://schemas.openxmlformats.org/officeDocument/2006/relationships/image" Target="media/image6.png" Id="rId14" /><Relationship Type="http://schemas.openxmlformats.org/officeDocument/2006/relationships/header" Target="header.xml" Id="Rb670d123ea3745d9" /><Relationship Type="http://schemas.openxmlformats.org/officeDocument/2006/relationships/header" Target="header2.xml" Id="Rf0d6fe2464ca4fe9" /><Relationship Type="http://schemas.openxmlformats.org/officeDocument/2006/relationships/footer" Target="footer.xml" Id="Rcf27c3e4cff342d2" /><Relationship Type="http://schemas.openxmlformats.org/officeDocument/2006/relationships/footer" Target="footer2.xml" Id="Rac80bc917d044e08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20ae6f-0628-4493-8355-d7142fe09e85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BC6AE6A43A1049932D9774D50E41B3" ma:contentTypeVersion="10" ma:contentTypeDescription="Een nieuw document maken." ma:contentTypeScope="" ma:versionID="1508161ae4ea9a920539332e7a43ca1e">
  <xsd:schema xmlns:xsd="http://www.w3.org/2001/XMLSchema" xmlns:xs="http://www.w3.org/2001/XMLSchema" xmlns:p="http://schemas.microsoft.com/office/2006/metadata/properties" xmlns:ns2="4120ae6f-0628-4493-8355-d7142fe09e85" targetNamespace="http://schemas.microsoft.com/office/2006/metadata/properties" ma:root="true" ma:fieldsID="c265c932bdffc0f951f4a16cf67a5fab" ns2:_="">
    <xsd:import namespace="4120ae6f-0628-4493-8355-d7142fe09e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20ae6f-0628-4493-8355-d7142fe09e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9cfe35b6-4a65-43a7-bc9f-cf1ea54c88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391A41-DC33-4BC8-9E44-377C5A98A998}">
  <ds:schemaRefs>
    <ds:schemaRef ds:uri="http://schemas.microsoft.com/office/2006/metadata/properties"/>
    <ds:schemaRef ds:uri="http://schemas.microsoft.com/office/infopath/2007/PartnerControls"/>
    <ds:schemaRef ds:uri="4120ae6f-0628-4493-8355-d7142fe09e85"/>
  </ds:schemaRefs>
</ds:datastoreItem>
</file>

<file path=customXml/itemProps2.xml><?xml version="1.0" encoding="utf-8"?>
<ds:datastoreItem xmlns:ds="http://schemas.openxmlformats.org/officeDocument/2006/customXml" ds:itemID="{802FCE59-4CFC-489B-8946-78FB048E49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A42A9F5-F84E-4A92-B0E8-42B1594624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20ae6f-0628-4493-8355-d7142fe09e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Martijn Gorissen (19099371)</dc:creator>
  <keywords/>
  <dc:description/>
  <lastModifiedBy>Hamsa Abou Ammar (22075119)</lastModifiedBy>
  <revision>292</revision>
  <dcterms:created xsi:type="dcterms:W3CDTF">2025-10-30T17:36:00.0000000Z</dcterms:created>
  <dcterms:modified xsi:type="dcterms:W3CDTF">2025-11-11T09:08:18.3662348Z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0x010100ADBC6AE6A43A1049932D9774D50E41B3</vt:lpwstr>
  </property>
  <property fmtid="{D5CDD505-2E9C-101B-9397-08002B2CF9AE}" pid="3" name="MediaServiceImageTags">
    <vt:lpwstr/>
  </property>
</Properties>
</file>